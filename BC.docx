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212" w:type="dxa"/>
        <w:tblLook w:val="04A0" w:firstRow="1" w:lastRow="0" w:firstColumn="1" w:lastColumn="0" w:noHBand="0" w:noVBand="1"/>
      </w:tblPr>
      <w:tblGrid>
        <w:gridCol w:w="7998"/>
      </w:tblGrid>
      <w:tr w:rsidR="007E044B" w:rsidRPr="00D63F97" w14:paraId="26E68A60" w14:textId="77777777" w:rsidTr="001516CB">
        <w:trPr>
          <w:trHeight w:val="672"/>
        </w:trPr>
        <w:tc>
          <w:tcPr>
            <w:tcW w:w="8224" w:type="dxa"/>
            <w:tcBorders>
              <w:bottom w:val="nil"/>
            </w:tcBorders>
          </w:tcPr>
          <w:p w14:paraId="4E4ACEA6" w14:textId="77777777" w:rsidR="004A6EBC" w:rsidRPr="00D63F97" w:rsidRDefault="004A6EBC" w:rsidP="007E044B">
            <w:pPr>
              <w:pStyle w:val="Heading1"/>
              <w:spacing w:before="120" w:line="24" w:lineRule="atLeast"/>
              <w:jc w:val="center"/>
              <w:outlineLvl w:val="0"/>
              <w:rPr>
                <w:rFonts w:ascii="Times New Roman" w:eastAsia="Times New Roman" w:hAnsi="Times New Roman" w:cs="Times New Roman"/>
                <w:b w:val="0"/>
                <w:color w:val="000000" w:themeColor="text1"/>
                <w:sz w:val="26"/>
                <w:szCs w:val="26"/>
                <w:lang w:eastAsia="x-none"/>
              </w:rPr>
            </w:pPr>
            <w:bookmarkStart w:id="0" w:name="_Toc449483182"/>
            <w:bookmarkStart w:id="1" w:name="_Toc478913186"/>
            <w:bookmarkStart w:id="2" w:name="_Toc448216111"/>
            <w:bookmarkStart w:id="3" w:name="_Toc449386666"/>
            <w:bookmarkStart w:id="4" w:name="_Toc449483187"/>
            <w:r w:rsidRPr="00D63F97">
              <w:rPr>
                <w:rFonts w:ascii="Times New Roman" w:eastAsia="Times New Roman" w:hAnsi="Times New Roman" w:cs="Times New Roman"/>
                <w:color w:val="000000" w:themeColor="text1"/>
                <w:sz w:val="26"/>
                <w:szCs w:val="26"/>
                <w:lang w:eastAsia="x-none"/>
              </w:rPr>
              <w:t>NHẬN XÉT CỦA GIẢNG VIÊN HƯỚNG DẪN</w:t>
            </w:r>
            <w:bookmarkEnd w:id="0"/>
            <w:bookmarkEnd w:id="1"/>
          </w:p>
        </w:tc>
      </w:tr>
      <w:tr w:rsidR="007E044B" w:rsidRPr="00D63F97" w14:paraId="16763F45" w14:textId="77777777" w:rsidTr="001516CB">
        <w:trPr>
          <w:trHeight w:val="9501"/>
        </w:trPr>
        <w:tc>
          <w:tcPr>
            <w:tcW w:w="8224" w:type="dxa"/>
            <w:tcBorders>
              <w:top w:val="nil"/>
              <w:bottom w:val="nil"/>
            </w:tcBorders>
          </w:tcPr>
          <w:p w14:paraId="75575712" w14:textId="77777777" w:rsidR="004A6EBC" w:rsidRPr="00D63F97" w:rsidRDefault="004A6EBC" w:rsidP="007E044B">
            <w:pPr>
              <w:tabs>
                <w:tab w:val="right" w:leader="dot" w:pos="8710"/>
              </w:tabs>
              <w:spacing w:line="24" w:lineRule="atLeast"/>
              <w:ind w:firstLine="892"/>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2B43158"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5D5D4B6"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74E187E"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A0E7376"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27705FF8"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1D1E685D"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2968543"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53832E22"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6A8DC38A"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5B936244"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02DC270"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6892691"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6996763"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06200B39"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165B3D69"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54FA55C" w14:textId="77777777" w:rsidR="004A6EBC" w:rsidRPr="00D63F97" w:rsidRDefault="004A6EBC" w:rsidP="007E044B">
            <w:pPr>
              <w:tabs>
                <w:tab w:val="center" w:pos="5590"/>
              </w:tabs>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ab/>
              <w:t>Giảng viên hướng dẫn</w:t>
            </w:r>
          </w:p>
          <w:p w14:paraId="1B878773" w14:textId="77777777" w:rsidR="004A6EBC" w:rsidRPr="00D63F97" w:rsidRDefault="004A6EBC" w:rsidP="007E044B">
            <w:pPr>
              <w:tabs>
                <w:tab w:val="center" w:pos="559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r w:rsidRPr="00D63F97">
              <w:rPr>
                <w:rFonts w:ascii="Times New Roman" w:hAnsi="Times New Roman" w:cs="Times New Roman"/>
                <w:i/>
                <w:color w:val="000000" w:themeColor="text1"/>
                <w:szCs w:val="26"/>
              </w:rPr>
              <w:t>(Ký và ghi rõ họ tên)</w:t>
            </w:r>
          </w:p>
          <w:p w14:paraId="39641621" w14:textId="77777777" w:rsidR="004A6EBC" w:rsidRPr="00D63F97" w:rsidRDefault="004A6EBC" w:rsidP="007E044B">
            <w:pPr>
              <w:spacing w:line="24" w:lineRule="atLeast"/>
              <w:rPr>
                <w:rFonts w:ascii="Times New Roman" w:hAnsi="Times New Roman" w:cs="Times New Roman"/>
                <w:color w:val="000000" w:themeColor="text1"/>
                <w:szCs w:val="26"/>
              </w:rPr>
            </w:pPr>
          </w:p>
          <w:p w14:paraId="4FB1B12D" w14:textId="77777777" w:rsidR="004A6EBC" w:rsidRPr="00D63F97" w:rsidRDefault="004A6EBC" w:rsidP="007E044B">
            <w:pPr>
              <w:spacing w:line="24" w:lineRule="atLeast"/>
              <w:rPr>
                <w:rFonts w:ascii="Times New Roman" w:hAnsi="Times New Roman" w:cs="Times New Roman"/>
                <w:color w:val="000000" w:themeColor="text1"/>
                <w:szCs w:val="26"/>
              </w:rPr>
            </w:pPr>
          </w:p>
          <w:p w14:paraId="6EE6E63C" w14:textId="77777777" w:rsidR="004A6EBC" w:rsidRPr="00D63F97" w:rsidRDefault="004A6EBC" w:rsidP="007E044B">
            <w:pPr>
              <w:spacing w:line="24" w:lineRule="atLeast"/>
              <w:rPr>
                <w:rFonts w:ascii="Times New Roman" w:hAnsi="Times New Roman" w:cs="Times New Roman"/>
                <w:color w:val="000000" w:themeColor="text1"/>
                <w:szCs w:val="26"/>
              </w:rPr>
            </w:pPr>
          </w:p>
          <w:p w14:paraId="2B1B724D" w14:textId="77777777" w:rsidR="004A6EBC" w:rsidRPr="00D63F97" w:rsidRDefault="004A6EBC" w:rsidP="007E044B">
            <w:pPr>
              <w:spacing w:line="24" w:lineRule="atLeast"/>
              <w:rPr>
                <w:rFonts w:ascii="Times New Roman" w:hAnsi="Times New Roman" w:cs="Times New Roman"/>
                <w:color w:val="000000" w:themeColor="text1"/>
                <w:szCs w:val="26"/>
                <w:u w:val="single"/>
              </w:rPr>
            </w:pPr>
          </w:p>
          <w:p w14:paraId="56FCBA08" w14:textId="77777777" w:rsidR="004A6EBC" w:rsidRPr="00D63F97" w:rsidRDefault="004A6EBC"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u w:val="single"/>
              </w:rPr>
              <w:t>Nội dung nhận xét</w:t>
            </w:r>
            <w:r w:rsidRPr="00D63F97">
              <w:rPr>
                <w:rFonts w:ascii="Times New Roman" w:hAnsi="Times New Roman" w:cs="Times New Roman"/>
                <w:color w:val="000000" w:themeColor="text1"/>
                <w:szCs w:val="26"/>
              </w:rPr>
              <w:t xml:space="preserve">: </w:t>
            </w:r>
          </w:p>
          <w:p w14:paraId="38799861" w14:textId="77777777" w:rsidR="004A6EBC" w:rsidRPr="00D63F97" w:rsidRDefault="004A6EBC" w:rsidP="007E044B">
            <w:pPr>
              <w:numPr>
                <w:ilvl w:val="0"/>
                <w:numId w:val="32"/>
              </w:num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Đồng ý</w:t>
            </w:r>
            <w:r w:rsidRPr="00D63F97">
              <w:rPr>
                <w:rFonts w:ascii="Times New Roman" w:hAnsi="Times New Roman" w:cs="Times New Roman"/>
                <w:color w:val="000000" w:themeColor="text1"/>
                <w:szCs w:val="26"/>
              </w:rPr>
              <w:t xml:space="preserve"> hay </w:t>
            </w:r>
            <w:r w:rsidRPr="00D63F97">
              <w:rPr>
                <w:rFonts w:ascii="Times New Roman" w:hAnsi="Times New Roman" w:cs="Times New Roman"/>
                <w:b/>
                <w:color w:val="000000" w:themeColor="text1"/>
                <w:szCs w:val="26"/>
              </w:rPr>
              <w:t>không đồng ý</w:t>
            </w:r>
            <w:r w:rsidRPr="00D63F97">
              <w:rPr>
                <w:rFonts w:ascii="Times New Roman" w:hAnsi="Times New Roman" w:cs="Times New Roman"/>
                <w:color w:val="000000" w:themeColor="text1"/>
                <w:szCs w:val="26"/>
              </w:rPr>
              <w:t xml:space="preserve"> cho sinh viên báo cáo TTCK; Nếu không đồng ý cần ghi rõ lý do.</w:t>
            </w:r>
          </w:p>
          <w:p w14:paraId="2BD7820E" w14:textId="77777777" w:rsidR="004A6EBC" w:rsidRPr="00D63F97" w:rsidRDefault="004A6EBC" w:rsidP="007E044B">
            <w:pPr>
              <w:numPr>
                <w:ilvl w:val="0"/>
                <w:numId w:val="32"/>
              </w:num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Kết quả đạt được so với yêu cầu;</w:t>
            </w:r>
          </w:p>
          <w:p w14:paraId="05A50B23" w14:textId="77777777" w:rsidR="004A6EBC" w:rsidRPr="00D63F97" w:rsidRDefault="004A6EBC" w:rsidP="007E044B">
            <w:pPr>
              <w:numPr>
                <w:ilvl w:val="0"/>
                <w:numId w:val="32"/>
              </w:numPr>
              <w:spacing w:line="24" w:lineRule="atLeast"/>
              <w:rPr>
                <w:rFonts w:ascii="Times New Roman" w:eastAsia="Times New Roman" w:hAnsi="Times New Roman" w:cs="Times New Roman"/>
                <w:b/>
                <w:color w:val="000000" w:themeColor="text1"/>
                <w:szCs w:val="26"/>
                <w:lang w:eastAsia="x-none"/>
              </w:rPr>
            </w:pPr>
            <w:r w:rsidRPr="00D63F97">
              <w:rPr>
                <w:rFonts w:ascii="Times New Roman" w:hAnsi="Times New Roman" w:cs="Times New Roman"/>
                <w:color w:val="000000" w:themeColor="text1"/>
                <w:szCs w:val="26"/>
              </w:rPr>
              <w:t>Ý kiến khác (nếu có)</w:t>
            </w:r>
          </w:p>
          <w:p w14:paraId="27A8EC19" w14:textId="77777777" w:rsidR="004A6EBC" w:rsidRPr="00D63F97" w:rsidRDefault="004A6EBC" w:rsidP="007E044B">
            <w:pPr>
              <w:spacing w:line="24" w:lineRule="atLeast"/>
              <w:rPr>
                <w:rFonts w:ascii="Times New Roman" w:eastAsia="Times New Roman" w:hAnsi="Times New Roman" w:cs="Times New Roman"/>
                <w:b/>
                <w:color w:val="000000" w:themeColor="text1"/>
                <w:szCs w:val="26"/>
                <w:lang w:eastAsia="x-none"/>
              </w:rPr>
            </w:pPr>
          </w:p>
        </w:tc>
      </w:tr>
      <w:tr w:rsidR="007E044B" w:rsidRPr="00D63F97" w14:paraId="5005EBC5" w14:textId="77777777" w:rsidTr="001516CB">
        <w:trPr>
          <w:trHeight w:val="329"/>
        </w:trPr>
        <w:tc>
          <w:tcPr>
            <w:tcW w:w="8224" w:type="dxa"/>
            <w:tcBorders>
              <w:top w:val="nil"/>
            </w:tcBorders>
          </w:tcPr>
          <w:p w14:paraId="5165F8C8"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p>
        </w:tc>
      </w:tr>
    </w:tbl>
    <w:p w14:paraId="0E32B99D" w14:textId="77777777" w:rsidR="004A6EBC" w:rsidRPr="00D63F97" w:rsidRDefault="004A6EBC" w:rsidP="007E044B">
      <w:pPr>
        <w:pStyle w:val="chng"/>
        <w:spacing w:line="24" w:lineRule="atLeast"/>
        <w:jc w:val="left"/>
        <w:outlineLvl w:val="0"/>
        <w:rPr>
          <w:rFonts w:cs="Times New Roman"/>
          <w:color w:val="000000" w:themeColor="text1"/>
          <w:sz w:val="26"/>
          <w:szCs w:val="26"/>
          <w:lang w:val="en-US"/>
        </w:rPr>
      </w:pPr>
    </w:p>
    <w:p w14:paraId="4B0775BB" w14:textId="77777777" w:rsidR="00272B3F" w:rsidRPr="00D63F97" w:rsidRDefault="00272B3F" w:rsidP="007E044B">
      <w:pPr>
        <w:spacing w:line="24" w:lineRule="atLeast"/>
        <w:rPr>
          <w:rFonts w:ascii="Times New Roman" w:hAnsi="Times New Roman" w:cs="Times New Roman"/>
          <w:color w:val="000000" w:themeColor="text1"/>
          <w:szCs w:val="26"/>
          <w:lang w:val="en-US"/>
        </w:rPr>
      </w:pPr>
    </w:p>
    <w:p w14:paraId="783C5B86" w14:textId="77777777" w:rsidR="00272B3F" w:rsidRPr="00D63F97" w:rsidRDefault="00272B3F" w:rsidP="007E044B">
      <w:pPr>
        <w:spacing w:line="24" w:lineRule="atLeast"/>
        <w:rPr>
          <w:rFonts w:ascii="Times New Roman" w:hAnsi="Times New Roman" w:cs="Times New Roman"/>
          <w:color w:val="000000" w:themeColor="text1"/>
          <w:szCs w:val="26"/>
          <w:lang w:val="en-US"/>
        </w:rPr>
      </w:pPr>
    </w:p>
    <w:p w14:paraId="3E9026A8" w14:textId="77777777" w:rsidR="00EF5420" w:rsidRPr="00D63F97" w:rsidRDefault="00EF5420" w:rsidP="009E74D9">
      <w:pPr>
        <w:pStyle w:val="e1"/>
        <w:spacing w:line="24" w:lineRule="atLeast"/>
        <w:jc w:val="center"/>
        <w:outlineLvl w:val="0"/>
        <w:rPr>
          <w:rFonts w:eastAsia="Times New Roman" w:cs="Times New Roman"/>
          <w:color w:val="000000" w:themeColor="text1"/>
          <w:szCs w:val="26"/>
        </w:rPr>
      </w:pPr>
      <w:bookmarkStart w:id="5" w:name="_Toc449483183"/>
      <w:bookmarkStart w:id="6" w:name="_Toc478913187"/>
      <w:r w:rsidRPr="00D63F97">
        <w:rPr>
          <w:rFonts w:eastAsia="Times New Roman" w:cs="Times New Roman"/>
          <w:color w:val="000000" w:themeColor="text1"/>
          <w:szCs w:val="26"/>
        </w:rPr>
        <w:lastRenderedPageBreak/>
        <w:t>Lời cảm ơn</w:t>
      </w:r>
      <w:bookmarkEnd w:id="5"/>
      <w:bookmarkEnd w:id="6"/>
    </w:p>
    <w:p w14:paraId="3B27C1FD" w14:textId="77777777" w:rsidR="00EF5420" w:rsidRPr="00D63F97" w:rsidRDefault="00EF5420"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Em xin gởi lời cảm ơn chân thành và sự tri ân sâu sắc đối với các thầy cô của trường Đại học An Giang, đặc biệt là các thầy cô khoa Kỹ thuật - Công nghệ - Môi trường đã tạo điều kiện để em có thể hoàn thành tốt bài báo cáo này. Và em cũng x</w:t>
      </w:r>
      <w:r w:rsidR="00B27CEB" w:rsidRPr="00D63F97">
        <w:rPr>
          <w:rFonts w:ascii="Times New Roman" w:hAnsi="Times New Roman" w:cs="Times New Roman"/>
          <w:color w:val="000000" w:themeColor="text1"/>
          <w:szCs w:val="26"/>
        </w:rPr>
        <w:t>in chân thành cám ơn cô</w:t>
      </w:r>
      <w:r w:rsidRPr="00D63F97">
        <w:rPr>
          <w:rFonts w:ascii="Times New Roman" w:hAnsi="Times New Roman" w:cs="Times New Roman"/>
          <w:color w:val="000000" w:themeColor="text1"/>
          <w:szCs w:val="26"/>
        </w:rPr>
        <w:t xml:space="preserve"> </w:t>
      </w:r>
      <w:r w:rsidR="00B27CEB" w:rsidRPr="00D63F97">
        <w:rPr>
          <w:rFonts w:ascii="Times New Roman" w:hAnsi="Times New Roman" w:cs="Times New Roman"/>
          <w:color w:val="000000" w:themeColor="text1"/>
          <w:szCs w:val="26"/>
          <w:lang w:val="en-US"/>
        </w:rPr>
        <w:t>Nguyễn Minh Vi</w:t>
      </w:r>
      <w:r w:rsidRPr="00D63F97">
        <w:rPr>
          <w:rFonts w:ascii="Times New Roman" w:hAnsi="Times New Roman" w:cs="Times New Roman"/>
          <w:color w:val="000000" w:themeColor="text1"/>
          <w:szCs w:val="26"/>
        </w:rPr>
        <w:t xml:space="preserve"> đã nhiệt tình hướng dẫn em trong suốt </w:t>
      </w:r>
      <w:r w:rsidR="00B27CEB" w:rsidRPr="00D63F97">
        <w:rPr>
          <w:rFonts w:ascii="Times New Roman" w:hAnsi="Times New Roman" w:cs="Times New Roman"/>
          <w:color w:val="000000" w:themeColor="text1"/>
          <w:szCs w:val="26"/>
          <w:lang w:val="en-US"/>
        </w:rPr>
        <w:t>quá trình thực tập</w:t>
      </w:r>
      <w:r w:rsidRPr="00D63F97">
        <w:rPr>
          <w:rFonts w:ascii="Times New Roman" w:hAnsi="Times New Roman" w:cs="Times New Roman"/>
          <w:color w:val="000000" w:themeColor="text1"/>
          <w:szCs w:val="26"/>
        </w:rPr>
        <w:t>.</w:t>
      </w:r>
    </w:p>
    <w:p w14:paraId="7F49E145" w14:textId="77777777" w:rsidR="00EF5420" w:rsidRPr="00D63F97" w:rsidRDefault="00EF5420"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Do kinh nghiệm và kiến thức của em còn hạn chế nên không tránh khỏi sai sót. Em rất mong nhận được ý kiến của thầy, cô để em học thêm được nhiều kinh nghiệm làm hành trang sau khi ra trường.</w:t>
      </w:r>
    </w:p>
    <w:p w14:paraId="50541684" w14:textId="77777777" w:rsidR="00EF5420" w:rsidRPr="00D63F97" w:rsidRDefault="00EF5420"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Em xin chân thành cảm ơn!</w:t>
      </w:r>
    </w:p>
    <w:p w14:paraId="44F0A8EF" w14:textId="77777777" w:rsidR="00EF5420" w:rsidRPr="00D63F97" w:rsidRDefault="00EF5420" w:rsidP="007E044B">
      <w:pPr>
        <w:spacing w:line="24" w:lineRule="atLeast"/>
        <w:rPr>
          <w:rFonts w:ascii="Times New Roman" w:hAnsi="Times New Roman" w:cs="Times New Roman"/>
          <w:color w:val="000000" w:themeColor="text1"/>
          <w:szCs w:val="26"/>
        </w:rPr>
      </w:pPr>
    </w:p>
    <w:p w14:paraId="5F8DB0A3" w14:textId="77777777" w:rsidR="00EF5420" w:rsidRPr="00D63F97" w:rsidRDefault="00EF5420" w:rsidP="007E044B">
      <w:pPr>
        <w:spacing w:line="24" w:lineRule="atLeast"/>
        <w:rPr>
          <w:rFonts w:ascii="Times New Roman" w:hAnsi="Times New Roman" w:cs="Times New Roman"/>
          <w:color w:val="000000" w:themeColor="text1"/>
          <w:szCs w:val="26"/>
        </w:rPr>
      </w:pPr>
    </w:p>
    <w:p w14:paraId="59BE58EC" w14:textId="77777777" w:rsidR="00EF5420" w:rsidRPr="00D63F97" w:rsidRDefault="00EF5420" w:rsidP="007E044B">
      <w:pPr>
        <w:spacing w:line="24" w:lineRule="atLeast"/>
        <w:rPr>
          <w:rFonts w:ascii="Times New Roman" w:hAnsi="Times New Roman" w:cs="Times New Roman"/>
          <w:color w:val="000000" w:themeColor="text1"/>
          <w:szCs w:val="26"/>
        </w:rPr>
      </w:pPr>
    </w:p>
    <w:p w14:paraId="76662B4D" w14:textId="77777777" w:rsidR="00EF5420" w:rsidRPr="00D63F97" w:rsidRDefault="00EF5420" w:rsidP="007E044B">
      <w:pPr>
        <w:spacing w:line="24" w:lineRule="atLeast"/>
        <w:rPr>
          <w:rFonts w:ascii="Times New Roman" w:hAnsi="Times New Roman" w:cs="Times New Roman"/>
          <w:color w:val="000000" w:themeColor="text1"/>
          <w:szCs w:val="26"/>
        </w:rPr>
      </w:pPr>
    </w:p>
    <w:p w14:paraId="48981372" w14:textId="77777777" w:rsidR="00EF5420" w:rsidRPr="00D63F97" w:rsidRDefault="00EF5420" w:rsidP="007E044B">
      <w:pPr>
        <w:spacing w:line="24" w:lineRule="atLeast"/>
        <w:rPr>
          <w:rFonts w:ascii="Times New Roman" w:hAnsi="Times New Roman" w:cs="Times New Roman"/>
          <w:color w:val="000000" w:themeColor="text1"/>
          <w:szCs w:val="26"/>
        </w:rPr>
      </w:pPr>
    </w:p>
    <w:p w14:paraId="0D2EDA9A" w14:textId="77777777" w:rsidR="00EF5420" w:rsidRPr="00D63F97" w:rsidRDefault="00EF5420" w:rsidP="007E044B">
      <w:pPr>
        <w:spacing w:line="24" w:lineRule="atLeast"/>
        <w:rPr>
          <w:rFonts w:ascii="Times New Roman" w:hAnsi="Times New Roman" w:cs="Times New Roman"/>
          <w:color w:val="000000" w:themeColor="text1"/>
          <w:szCs w:val="26"/>
        </w:rPr>
      </w:pPr>
    </w:p>
    <w:p w14:paraId="598505C8" w14:textId="77777777" w:rsidR="00EF5420" w:rsidRPr="00D63F97" w:rsidRDefault="00EF5420" w:rsidP="007E044B">
      <w:pPr>
        <w:spacing w:line="24" w:lineRule="atLeast"/>
        <w:rPr>
          <w:rFonts w:ascii="Times New Roman" w:hAnsi="Times New Roman" w:cs="Times New Roman"/>
          <w:color w:val="000000" w:themeColor="text1"/>
          <w:szCs w:val="26"/>
        </w:rPr>
      </w:pPr>
    </w:p>
    <w:p w14:paraId="5F3BC091" w14:textId="77777777" w:rsidR="00EF5420" w:rsidRPr="00D63F97" w:rsidRDefault="00EF5420" w:rsidP="007E044B">
      <w:pPr>
        <w:spacing w:line="24" w:lineRule="atLeast"/>
        <w:rPr>
          <w:rFonts w:ascii="Times New Roman" w:hAnsi="Times New Roman" w:cs="Times New Roman"/>
          <w:color w:val="000000" w:themeColor="text1"/>
          <w:szCs w:val="26"/>
        </w:rPr>
      </w:pPr>
    </w:p>
    <w:p w14:paraId="12575EA2" w14:textId="77777777" w:rsidR="00EF5420" w:rsidRPr="00D63F97" w:rsidRDefault="00EF5420" w:rsidP="007E044B">
      <w:pPr>
        <w:spacing w:line="24" w:lineRule="atLeast"/>
        <w:rPr>
          <w:rFonts w:ascii="Times New Roman" w:hAnsi="Times New Roman" w:cs="Times New Roman"/>
          <w:color w:val="000000" w:themeColor="text1"/>
          <w:szCs w:val="26"/>
        </w:rPr>
      </w:pPr>
    </w:p>
    <w:p w14:paraId="3CD62C2B" w14:textId="77777777" w:rsidR="00EF5420" w:rsidRPr="00D63F97" w:rsidRDefault="00EF5420" w:rsidP="007E044B">
      <w:pPr>
        <w:spacing w:line="24" w:lineRule="atLeast"/>
        <w:rPr>
          <w:rFonts w:ascii="Times New Roman" w:hAnsi="Times New Roman" w:cs="Times New Roman"/>
          <w:color w:val="000000" w:themeColor="text1"/>
          <w:szCs w:val="26"/>
        </w:rPr>
      </w:pPr>
    </w:p>
    <w:p w14:paraId="7F6933C0" w14:textId="77777777" w:rsidR="00EF5420" w:rsidRPr="00D63F97" w:rsidRDefault="00EF5420" w:rsidP="007E044B">
      <w:pPr>
        <w:spacing w:line="24" w:lineRule="atLeast"/>
        <w:rPr>
          <w:rFonts w:ascii="Times New Roman" w:hAnsi="Times New Roman" w:cs="Times New Roman"/>
          <w:color w:val="000000" w:themeColor="text1"/>
          <w:szCs w:val="26"/>
        </w:rPr>
      </w:pPr>
    </w:p>
    <w:p w14:paraId="01F34D8E" w14:textId="77777777" w:rsidR="00EF5420" w:rsidRPr="00D63F97" w:rsidRDefault="00EF5420" w:rsidP="007E044B">
      <w:pPr>
        <w:spacing w:line="24" w:lineRule="atLeast"/>
        <w:rPr>
          <w:rFonts w:ascii="Times New Roman" w:hAnsi="Times New Roman" w:cs="Times New Roman"/>
          <w:color w:val="000000" w:themeColor="text1"/>
          <w:szCs w:val="26"/>
        </w:rPr>
      </w:pPr>
    </w:p>
    <w:p w14:paraId="6DF2FD5A" w14:textId="77777777" w:rsidR="00EF5420" w:rsidRPr="00D63F97" w:rsidRDefault="00EF5420" w:rsidP="007E044B">
      <w:pPr>
        <w:spacing w:line="24" w:lineRule="atLeast"/>
        <w:rPr>
          <w:rFonts w:ascii="Times New Roman" w:hAnsi="Times New Roman" w:cs="Times New Roman"/>
          <w:color w:val="000000" w:themeColor="text1"/>
          <w:szCs w:val="26"/>
        </w:rPr>
      </w:pPr>
    </w:p>
    <w:p w14:paraId="1DEE4B74" w14:textId="77777777" w:rsidR="00EF5420" w:rsidRPr="00D63F97" w:rsidRDefault="00EF5420" w:rsidP="007E044B">
      <w:pPr>
        <w:spacing w:line="24" w:lineRule="atLeast"/>
        <w:rPr>
          <w:rFonts w:ascii="Times New Roman" w:hAnsi="Times New Roman" w:cs="Times New Roman"/>
          <w:color w:val="000000" w:themeColor="text1"/>
          <w:szCs w:val="26"/>
        </w:rPr>
      </w:pPr>
    </w:p>
    <w:p w14:paraId="59D15EF5" w14:textId="77777777" w:rsidR="00EF5420" w:rsidRPr="00D63F97" w:rsidRDefault="00EF5420" w:rsidP="007E044B">
      <w:pPr>
        <w:spacing w:line="24" w:lineRule="atLeast"/>
        <w:rPr>
          <w:rFonts w:ascii="Times New Roman" w:hAnsi="Times New Roman" w:cs="Times New Roman"/>
          <w:color w:val="000000" w:themeColor="text1"/>
          <w:szCs w:val="26"/>
        </w:rPr>
      </w:pPr>
    </w:p>
    <w:p w14:paraId="5034B139" w14:textId="77777777" w:rsidR="00EF5420" w:rsidRPr="00D63F97" w:rsidRDefault="00EF5420" w:rsidP="007E044B">
      <w:pPr>
        <w:spacing w:line="24" w:lineRule="atLeast"/>
        <w:rPr>
          <w:rFonts w:ascii="Times New Roman" w:hAnsi="Times New Roman" w:cs="Times New Roman"/>
          <w:color w:val="000000" w:themeColor="text1"/>
          <w:szCs w:val="26"/>
        </w:rPr>
      </w:pPr>
    </w:p>
    <w:p w14:paraId="107FB7D8" w14:textId="77777777" w:rsidR="00EF5420" w:rsidRPr="00D63F97" w:rsidRDefault="00EF5420" w:rsidP="007E044B">
      <w:pPr>
        <w:spacing w:line="24" w:lineRule="atLeast"/>
        <w:rPr>
          <w:rFonts w:ascii="Times New Roman" w:hAnsi="Times New Roman" w:cs="Times New Roman"/>
          <w:color w:val="000000" w:themeColor="text1"/>
          <w:szCs w:val="26"/>
        </w:rPr>
      </w:pPr>
    </w:p>
    <w:p w14:paraId="0EBC8EAC" w14:textId="77777777" w:rsidR="00B27CEB" w:rsidRPr="00D63F97" w:rsidRDefault="00B27CEB" w:rsidP="007E044B">
      <w:pPr>
        <w:spacing w:line="24" w:lineRule="atLeast"/>
        <w:rPr>
          <w:rFonts w:ascii="Times New Roman" w:hAnsi="Times New Roman" w:cs="Times New Roman"/>
          <w:color w:val="000000" w:themeColor="text1"/>
          <w:szCs w:val="26"/>
        </w:rPr>
      </w:pPr>
    </w:p>
    <w:p w14:paraId="72BA0E9C" w14:textId="77777777" w:rsidR="00B27CEB" w:rsidRPr="00D63F97" w:rsidRDefault="00B27CEB" w:rsidP="007E044B">
      <w:pPr>
        <w:spacing w:line="24" w:lineRule="atLeast"/>
        <w:rPr>
          <w:rFonts w:ascii="Times New Roman" w:hAnsi="Times New Roman" w:cs="Times New Roman"/>
          <w:color w:val="000000" w:themeColor="text1"/>
          <w:szCs w:val="26"/>
        </w:rPr>
      </w:pPr>
    </w:p>
    <w:p w14:paraId="66CF645D"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bookmarkStart w:id="7" w:name="_Toc449483184"/>
    </w:p>
    <w:p w14:paraId="3D4A40FE"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64AC17C1"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39182BE5"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6F58AF6E"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384EF47D"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48063E0B" w14:textId="77777777" w:rsidR="00B27CEB" w:rsidRPr="00D63F97" w:rsidRDefault="00B27CEB" w:rsidP="009E74D9">
      <w:pPr>
        <w:pStyle w:val="e1"/>
        <w:spacing w:line="24" w:lineRule="atLeast"/>
        <w:jc w:val="center"/>
        <w:outlineLvl w:val="0"/>
        <w:rPr>
          <w:rFonts w:eastAsia="Times New Roman" w:cs="Times New Roman"/>
          <w:color w:val="000000" w:themeColor="text1"/>
          <w:szCs w:val="26"/>
        </w:rPr>
      </w:pPr>
      <w:bookmarkStart w:id="8" w:name="_Toc478913188"/>
      <w:r w:rsidRPr="00D63F97">
        <w:rPr>
          <w:rFonts w:eastAsia="Times New Roman" w:cs="Times New Roman"/>
          <w:color w:val="000000" w:themeColor="text1"/>
          <w:szCs w:val="26"/>
        </w:rPr>
        <w:lastRenderedPageBreak/>
        <w:t>Tóm Tắt</w:t>
      </w:r>
      <w:bookmarkEnd w:id="7"/>
      <w:bookmarkEnd w:id="8"/>
    </w:p>
    <w:p w14:paraId="328715A5" w14:textId="77777777" w:rsidR="00B27CEB" w:rsidRPr="00D63F97" w:rsidRDefault="00C64904" w:rsidP="007E044B">
      <w:pPr>
        <w:spacing w:line="24" w:lineRule="atLeast"/>
        <w:jc w:val="both"/>
        <w:rPr>
          <w:rFonts w:ascii="Times New Roman" w:eastAsia="Times New Roman" w:hAnsi="Times New Roman" w:cs="Times New Roman"/>
          <w:color w:val="000000" w:themeColor="text1"/>
          <w:szCs w:val="26"/>
        </w:rPr>
      </w:pPr>
      <w:r w:rsidRPr="00D63F97">
        <w:rPr>
          <w:rFonts w:ascii="Times New Roman" w:eastAsia="Times New Roman" w:hAnsi="Times New Roman" w:cs="Times New Roman"/>
          <w:color w:val="000000" w:themeColor="text1"/>
          <w:szCs w:val="26"/>
        </w:rPr>
        <w:tab/>
        <w:t>Trong sự phát triển của công nghệ thông tin</w:t>
      </w:r>
      <w:r w:rsidR="00B27CEB" w:rsidRPr="00D63F97">
        <w:rPr>
          <w:rFonts w:ascii="Times New Roman" w:eastAsia="Times New Roman" w:hAnsi="Times New Roman" w:cs="Times New Roman"/>
          <w:color w:val="000000" w:themeColor="text1"/>
          <w:szCs w:val="26"/>
        </w:rPr>
        <w:t>,</w:t>
      </w:r>
      <w:r w:rsidRPr="00D63F97">
        <w:rPr>
          <w:rFonts w:ascii="Times New Roman" w:eastAsia="Times New Roman" w:hAnsi="Times New Roman" w:cs="Times New Roman"/>
          <w:color w:val="000000" w:themeColor="text1"/>
          <w:szCs w:val="26"/>
        </w:rPr>
        <w:t xml:space="preserve"> việc ứng dụng tin học vào quản lý</w:t>
      </w:r>
      <w:r w:rsidRPr="00D63F97">
        <w:rPr>
          <w:rFonts w:ascii="Times New Roman" w:eastAsia="Times New Roman" w:hAnsi="Times New Roman" w:cs="Times New Roman"/>
          <w:color w:val="000000" w:themeColor="text1"/>
          <w:szCs w:val="26"/>
          <w:lang w:val="en-US"/>
        </w:rPr>
        <w:t xml:space="preserve"> trong giáo dục là xu thế tất yếu</w:t>
      </w:r>
      <w:r w:rsidR="00B27CEB" w:rsidRPr="00D63F97">
        <w:rPr>
          <w:rFonts w:ascii="Times New Roman" w:eastAsia="Times New Roman" w:hAnsi="Times New Roman" w:cs="Times New Roman"/>
          <w:color w:val="000000" w:themeColor="text1"/>
          <w:szCs w:val="26"/>
        </w:rPr>
        <w:t xml:space="preserve">, </w:t>
      </w:r>
      <w:r w:rsidRPr="00D63F97">
        <w:rPr>
          <w:rFonts w:ascii="Times New Roman" w:eastAsia="Times New Roman" w:hAnsi="Times New Roman" w:cs="Times New Roman"/>
          <w:color w:val="000000" w:themeColor="text1"/>
          <w:szCs w:val="26"/>
          <w:lang w:val="en-US"/>
        </w:rPr>
        <w:t xml:space="preserve">đặc </w:t>
      </w:r>
      <w:del w:id="9" w:author="Sinhvien" w:date="2017-04-03T10:45:00Z">
        <w:r w:rsidRPr="00D63F97" w:rsidDel="008428C9">
          <w:rPr>
            <w:rFonts w:ascii="Times New Roman" w:eastAsia="Times New Roman" w:hAnsi="Times New Roman" w:cs="Times New Roman"/>
            <w:color w:val="000000" w:themeColor="text1"/>
            <w:szCs w:val="26"/>
            <w:lang w:val="en-US"/>
          </w:rPr>
          <w:delText xml:space="preserve">biết </w:delText>
        </w:r>
      </w:del>
      <w:ins w:id="10" w:author="Sinhvien" w:date="2017-04-03T10:45:00Z">
        <w:r w:rsidR="008428C9" w:rsidRPr="00D63F97">
          <w:rPr>
            <w:rFonts w:ascii="Times New Roman" w:eastAsia="Times New Roman" w:hAnsi="Times New Roman" w:cs="Times New Roman"/>
            <w:color w:val="000000" w:themeColor="text1"/>
            <w:szCs w:val="26"/>
            <w:lang w:val="en-US"/>
          </w:rPr>
          <w:t>bi</w:t>
        </w:r>
        <w:r w:rsidR="008428C9">
          <w:rPr>
            <w:rFonts w:ascii="Times New Roman" w:eastAsia="Times New Roman" w:hAnsi="Times New Roman" w:cs="Times New Roman"/>
            <w:color w:val="000000" w:themeColor="text1"/>
            <w:szCs w:val="26"/>
            <w:lang w:val="en-US"/>
          </w:rPr>
          <w:t>ệ</w:t>
        </w:r>
        <w:r w:rsidR="008428C9" w:rsidRPr="00D63F97">
          <w:rPr>
            <w:rFonts w:ascii="Times New Roman" w:eastAsia="Times New Roman" w:hAnsi="Times New Roman" w:cs="Times New Roman"/>
            <w:color w:val="000000" w:themeColor="text1"/>
            <w:szCs w:val="26"/>
            <w:lang w:val="en-US"/>
          </w:rPr>
          <w:t xml:space="preserve">t </w:t>
        </w:r>
      </w:ins>
      <w:r w:rsidRPr="00D63F97">
        <w:rPr>
          <w:rFonts w:ascii="Times New Roman" w:eastAsia="Times New Roman" w:hAnsi="Times New Roman" w:cs="Times New Roman"/>
          <w:color w:val="000000" w:themeColor="text1"/>
          <w:szCs w:val="26"/>
          <w:lang w:val="en-US"/>
        </w:rPr>
        <w:t xml:space="preserve">là các ngành giáo dục liên quan đến </w:t>
      </w:r>
      <w:r w:rsidR="00B27CEB" w:rsidRPr="00D63F97">
        <w:rPr>
          <w:rFonts w:ascii="Times New Roman" w:eastAsia="Times New Roman" w:hAnsi="Times New Roman" w:cs="Times New Roman"/>
          <w:color w:val="000000" w:themeColor="text1"/>
          <w:szCs w:val="26"/>
        </w:rPr>
        <w:t>công nghệ. Đó là động lực để tôi khởi đầu dự án Xây dựng trang web</w:t>
      </w:r>
      <w:r w:rsidRPr="00D63F97">
        <w:rPr>
          <w:rFonts w:ascii="Times New Roman" w:eastAsia="Times New Roman" w:hAnsi="Times New Roman" w:cs="Times New Roman"/>
          <w:color w:val="000000" w:themeColor="text1"/>
          <w:szCs w:val="26"/>
          <w:lang w:val="en-US"/>
        </w:rPr>
        <w:t xml:space="preserve"> quản lý tài liệu tham khảo cho khoa </w:t>
      </w:r>
      <w:r w:rsidRPr="00D63F97">
        <w:rPr>
          <w:rFonts w:ascii="Times New Roman" w:hAnsi="Times New Roman" w:cs="Times New Roman"/>
          <w:color w:val="000000" w:themeColor="text1"/>
          <w:szCs w:val="26"/>
          <w:shd w:val="clear" w:color="auto" w:fill="FFFFFF"/>
        </w:rPr>
        <w:t xml:space="preserve">Kỹ thuật – Công nghệ – Môi </w:t>
      </w:r>
      <w:r w:rsidRPr="00D63F97">
        <w:rPr>
          <w:rFonts w:ascii="Times New Roman" w:hAnsi="Times New Roman" w:cs="Times New Roman"/>
          <w:color w:val="000000" w:themeColor="text1"/>
          <w:szCs w:val="26"/>
          <w:shd w:val="clear" w:color="auto" w:fill="FFFFFF"/>
          <w:lang w:val="en-US"/>
        </w:rPr>
        <w:t>trường</w:t>
      </w:r>
      <w:r w:rsidR="00B27CEB" w:rsidRPr="00D63F97">
        <w:rPr>
          <w:rFonts w:ascii="Times New Roman" w:eastAsia="Times New Roman" w:hAnsi="Times New Roman" w:cs="Times New Roman"/>
          <w:color w:val="000000" w:themeColor="text1"/>
          <w:szCs w:val="26"/>
        </w:rPr>
        <w:t>.</w:t>
      </w:r>
    </w:p>
    <w:p w14:paraId="03563921" w14:textId="77777777" w:rsidR="00B27CEB" w:rsidRPr="00D63F97" w:rsidRDefault="00B27CEB" w:rsidP="007E044B">
      <w:pPr>
        <w:spacing w:line="24" w:lineRule="atLeast"/>
        <w:jc w:val="both"/>
        <w:rPr>
          <w:rFonts w:ascii="Times New Roman" w:eastAsia="Times New Roman" w:hAnsi="Times New Roman" w:cs="Times New Roman"/>
          <w:color w:val="000000" w:themeColor="text1"/>
          <w:szCs w:val="26"/>
        </w:rPr>
      </w:pPr>
      <w:r w:rsidRPr="00D63F97">
        <w:rPr>
          <w:rFonts w:ascii="Times New Roman" w:eastAsia="Times New Roman" w:hAnsi="Times New Roman" w:cs="Times New Roman"/>
          <w:color w:val="000000" w:themeColor="text1"/>
          <w:szCs w:val="26"/>
        </w:rPr>
        <w:tab/>
        <w:t xml:space="preserve">Thông tin về </w:t>
      </w:r>
      <w:r w:rsidR="00C64904" w:rsidRPr="00D63F97">
        <w:rPr>
          <w:rFonts w:ascii="Times New Roman" w:eastAsia="Times New Roman" w:hAnsi="Times New Roman" w:cs="Times New Roman"/>
          <w:color w:val="000000" w:themeColor="text1"/>
          <w:szCs w:val="26"/>
          <w:lang w:val="en-US"/>
        </w:rPr>
        <w:t xml:space="preserve">khoa </w:t>
      </w:r>
      <w:r w:rsidR="00C64904" w:rsidRPr="00D63F97">
        <w:rPr>
          <w:rFonts w:ascii="Times New Roman" w:hAnsi="Times New Roman" w:cs="Times New Roman"/>
          <w:color w:val="000000" w:themeColor="text1"/>
          <w:szCs w:val="26"/>
          <w:shd w:val="clear" w:color="auto" w:fill="FFFFFF"/>
        </w:rPr>
        <w:t xml:space="preserve">Kỹ thuật – Công nghệ – Môi </w:t>
      </w:r>
      <w:r w:rsidR="00C64904" w:rsidRPr="00D63F97">
        <w:rPr>
          <w:rFonts w:ascii="Times New Roman" w:hAnsi="Times New Roman" w:cs="Times New Roman"/>
          <w:color w:val="000000" w:themeColor="text1"/>
          <w:szCs w:val="26"/>
          <w:shd w:val="clear" w:color="auto" w:fill="FFFFFF"/>
          <w:lang w:val="en-US"/>
        </w:rPr>
        <w:t>trường</w:t>
      </w:r>
      <w:r w:rsidR="00C64904" w:rsidRPr="00D63F97">
        <w:rPr>
          <w:rFonts w:ascii="Times New Roman" w:eastAsia="Times New Roman" w:hAnsi="Times New Roman" w:cs="Times New Roman"/>
          <w:color w:val="000000" w:themeColor="text1"/>
          <w:szCs w:val="26"/>
        </w:rPr>
        <w:t xml:space="preserve"> và các lĩnh vực giáo dục</w:t>
      </w:r>
      <w:r w:rsidRPr="00D63F97">
        <w:rPr>
          <w:rFonts w:ascii="Times New Roman" w:eastAsia="Times New Roman" w:hAnsi="Times New Roman" w:cs="Times New Roman"/>
          <w:color w:val="000000" w:themeColor="text1"/>
          <w:szCs w:val="26"/>
        </w:rPr>
        <w:t xml:space="preserve"> sẽ được trình bày ở chương 1. Tiếp theo đó, điều kiện khách quan dẫn đến nhu cầu xâ</w:t>
      </w:r>
      <w:r w:rsidR="00C64904" w:rsidRPr="00D63F97">
        <w:rPr>
          <w:rFonts w:ascii="Times New Roman" w:eastAsia="Times New Roman" w:hAnsi="Times New Roman" w:cs="Times New Roman"/>
          <w:color w:val="000000" w:themeColor="text1"/>
          <w:szCs w:val="26"/>
        </w:rPr>
        <w:t xml:space="preserve">y dựng hệ thống </w:t>
      </w:r>
      <w:r w:rsidR="00C64904" w:rsidRPr="00D63F97">
        <w:rPr>
          <w:rFonts w:ascii="Times New Roman" w:eastAsia="Times New Roman" w:hAnsi="Times New Roman" w:cs="Times New Roman"/>
          <w:color w:val="000000" w:themeColor="text1"/>
          <w:szCs w:val="26"/>
          <w:lang w:val="en-US"/>
        </w:rPr>
        <w:t>quản lý tài liệu tham khảo</w:t>
      </w:r>
      <w:r w:rsidRPr="00D63F97">
        <w:rPr>
          <w:rFonts w:ascii="Times New Roman" w:eastAsia="Times New Roman" w:hAnsi="Times New Roman" w:cs="Times New Roman"/>
          <w:color w:val="000000" w:themeColor="text1"/>
          <w:szCs w:val="26"/>
        </w:rPr>
        <w:t>, cách thức tổ chức hệ thống, phạm vi hệ thống</w:t>
      </w:r>
      <w:ins w:id="11" w:author="Sinhvien" w:date="2017-04-03T10:46:00Z">
        <w:r w:rsidR="008428C9">
          <w:rPr>
            <w:rFonts w:ascii="Times New Roman" w:eastAsia="Times New Roman" w:hAnsi="Times New Roman" w:cs="Times New Roman"/>
            <w:color w:val="000000" w:themeColor="text1"/>
            <w:szCs w:val="26"/>
            <w:lang w:val="en-US"/>
          </w:rPr>
          <w:t xml:space="preserve">, </w:t>
        </w:r>
      </w:ins>
      <w:del w:id="12" w:author="Sinhvien" w:date="2017-04-03T10:46:00Z">
        <w:r w:rsidRPr="00D63F97" w:rsidDel="008428C9">
          <w:rPr>
            <w:rFonts w:ascii="Times New Roman" w:eastAsia="Times New Roman" w:hAnsi="Times New Roman" w:cs="Times New Roman"/>
            <w:color w:val="000000" w:themeColor="text1"/>
            <w:szCs w:val="26"/>
          </w:rPr>
          <w:delText>..</w:delText>
        </w:r>
      </w:del>
      <w:ins w:id="13" w:author="Sinhvien" w:date="2017-04-03T10:46:00Z">
        <w:r w:rsidR="008428C9">
          <w:rPr>
            <w:rFonts w:ascii="Times New Roman" w:eastAsia="Times New Roman" w:hAnsi="Times New Roman" w:cs="Times New Roman"/>
            <w:color w:val="000000" w:themeColor="text1"/>
            <w:szCs w:val="26"/>
          </w:rPr>
          <w:t>…</w:t>
        </w:r>
        <w:r w:rsidR="008428C9">
          <w:rPr>
            <w:rFonts w:ascii="Times New Roman" w:eastAsia="Times New Roman" w:hAnsi="Times New Roman" w:cs="Times New Roman"/>
            <w:color w:val="000000" w:themeColor="text1"/>
            <w:szCs w:val="26"/>
            <w:lang w:val="en-US"/>
          </w:rPr>
          <w:t>,</w:t>
        </w:r>
      </w:ins>
      <w:r w:rsidRPr="00D63F97">
        <w:rPr>
          <w:rFonts w:ascii="Times New Roman" w:eastAsia="Times New Roman" w:hAnsi="Times New Roman" w:cs="Times New Roman"/>
          <w:color w:val="000000" w:themeColor="text1"/>
          <w:szCs w:val="26"/>
        </w:rPr>
        <w:t xml:space="preserve"> các tiền đề lý thuyết để xây dựng hệ thống sẽ lần lượt được trình bày ở chương 2. Đến chương 3, các kết quả khảo sát, thu thập yêu cầu thực tế sẽ được phân tích và mô hình hóa để tạo nền tảng cho việc xây dựng hệ thống. Sau đó các mô hình trên sẽ được cụ thể bằng dữ dữ liệu, cũng như các xử lí được trình bày tại chương 4. Những tồn </w:t>
      </w:r>
      <w:del w:id="14" w:author="Sinhvien" w:date="2017-04-03T10:46:00Z">
        <w:r w:rsidRPr="00D63F97" w:rsidDel="008428C9">
          <w:rPr>
            <w:rFonts w:ascii="Times New Roman" w:eastAsia="Times New Roman" w:hAnsi="Times New Roman" w:cs="Times New Roman"/>
            <w:color w:val="000000" w:themeColor="text1"/>
            <w:szCs w:val="26"/>
          </w:rPr>
          <w:delText>động</w:delText>
        </w:r>
      </w:del>
      <w:ins w:id="15" w:author="Sinhvien" w:date="2017-04-03T10:46:00Z">
        <w:r w:rsidR="008428C9" w:rsidRPr="00D63F97">
          <w:rPr>
            <w:rFonts w:ascii="Times New Roman" w:eastAsia="Times New Roman" w:hAnsi="Times New Roman" w:cs="Times New Roman"/>
            <w:color w:val="000000" w:themeColor="text1"/>
            <w:szCs w:val="26"/>
          </w:rPr>
          <w:t>đ</w:t>
        </w:r>
        <w:r w:rsidR="008428C9">
          <w:rPr>
            <w:rFonts w:ascii="Times New Roman" w:eastAsia="Times New Roman" w:hAnsi="Times New Roman" w:cs="Times New Roman"/>
            <w:color w:val="000000" w:themeColor="text1"/>
            <w:szCs w:val="26"/>
            <w:lang w:val="en-US"/>
          </w:rPr>
          <w:t>ọ</w:t>
        </w:r>
        <w:r w:rsidR="008428C9" w:rsidRPr="00D63F97">
          <w:rPr>
            <w:rFonts w:ascii="Times New Roman" w:eastAsia="Times New Roman" w:hAnsi="Times New Roman" w:cs="Times New Roman"/>
            <w:color w:val="000000" w:themeColor="text1"/>
            <w:szCs w:val="26"/>
          </w:rPr>
          <w:t>ng</w:t>
        </w:r>
      </w:ins>
      <w:r w:rsidRPr="00D63F97">
        <w:rPr>
          <w:rFonts w:ascii="Times New Roman" w:eastAsia="Times New Roman" w:hAnsi="Times New Roman" w:cs="Times New Roman"/>
          <w:color w:val="000000" w:themeColor="text1"/>
          <w:szCs w:val="26"/>
        </w:rPr>
        <w:t>, vướn</w:t>
      </w:r>
      <w:ins w:id="16" w:author="Sinhvien" w:date="2017-04-03T10:46:00Z">
        <w:r w:rsidR="008428C9">
          <w:rPr>
            <w:rFonts w:ascii="Times New Roman" w:eastAsia="Times New Roman" w:hAnsi="Times New Roman" w:cs="Times New Roman"/>
            <w:color w:val="000000" w:themeColor="text1"/>
            <w:szCs w:val="26"/>
            <w:lang w:val="en-US"/>
          </w:rPr>
          <w:t>g</w:t>
        </w:r>
      </w:ins>
      <w:r w:rsidRPr="00D63F97">
        <w:rPr>
          <w:rFonts w:ascii="Times New Roman" w:eastAsia="Times New Roman" w:hAnsi="Times New Roman" w:cs="Times New Roman"/>
          <w:color w:val="000000" w:themeColor="text1"/>
          <w:szCs w:val="26"/>
        </w:rPr>
        <w:t xml:space="preserve"> mắc trong quá trình xây dựng cũng như những giải pháp cho tương lai sẽ xuất hiện trong phần Kết luận và hướng phát triển.</w:t>
      </w:r>
    </w:p>
    <w:p w14:paraId="1DDA66D4" w14:textId="77777777" w:rsidR="00B27CEB" w:rsidRPr="00D63F97" w:rsidRDefault="00B27CEB" w:rsidP="007E044B">
      <w:pPr>
        <w:spacing w:line="24" w:lineRule="atLeast"/>
        <w:jc w:val="both"/>
        <w:rPr>
          <w:rFonts w:ascii="Times New Roman" w:eastAsia="Times New Roman" w:hAnsi="Times New Roman" w:cs="Times New Roman"/>
          <w:color w:val="000000" w:themeColor="text1"/>
          <w:szCs w:val="26"/>
        </w:rPr>
      </w:pPr>
      <w:r w:rsidRPr="00D63F97">
        <w:rPr>
          <w:rFonts w:ascii="Times New Roman" w:eastAsia="Times New Roman" w:hAnsi="Times New Roman" w:cs="Times New Roman"/>
          <w:color w:val="000000" w:themeColor="text1"/>
          <w:szCs w:val="26"/>
        </w:rPr>
        <w:tab/>
        <w:t>Tuy hệ thống còn nhiều thiếu</w:t>
      </w:r>
      <w:r w:rsidR="00C64904" w:rsidRPr="00D63F97">
        <w:rPr>
          <w:rFonts w:ascii="Times New Roman" w:eastAsia="Times New Roman" w:hAnsi="Times New Roman" w:cs="Times New Roman"/>
          <w:color w:val="000000" w:themeColor="text1"/>
          <w:szCs w:val="26"/>
          <w:lang w:val="en-US"/>
        </w:rPr>
        <w:t xml:space="preserve"> sót</w:t>
      </w:r>
      <w:r w:rsidRPr="00D63F97">
        <w:rPr>
          <w:rFonts w:ascii="Times New Roman" w:eastAsia="Times New Roman" w:hAnsi="Times New Roman" w:cs="Times New Roman"/>
          <w:color w:val="000000" w:themeColor="text1"/>
          <w:szCs w:val="26"/>
        </w:rPr>
        <w:t>. Song song với quá trình sử dụng, hệ thống sẽ luôn luôn được bảo trì nâng cấp các tính năng đảm bảo mọi yêu cầu từ phía người dùng cũng như người quản lí website.</w:t>
      </w:r>
    </w:p>
    <w:p w14:paraId="5EA7A390" w14:textId="77777777" w:rsidR="00B27CEB" w:rsidRPr="00D63F97" w:rsidRDefault="00B27CEB" w:rsidP="007E044B">
      <w:pPr>
        <w:spacing w:line="24" w:lineRule="atLeast"/>
        <w:rPr>
          <w:rFonts w:ascii="Times New Roman" w:hAnsi="Times New Roman" w:cs="Times New Roman"/>
          <w:color w:val="000000" w:themeColor="text1"/>
          <w:szCs w:val="26"/>
        </w:rPr>
      </w:pPr>
    </w:p>
    <w:p w14:paraId="603AAF44" w14:textId="77777777" w:rsidR="00B27CEB" w:rsidRPr="00D63F97" w:rsidRDefault="00B27CEB" w:rsidP="007E044B">
      <w:pPr>
        <w:spacing w:line="24" w:lineRule="atLeast"/>
        <w:rPr>
          <w:rFonts w:ascii="Times New Roman" w:hAnsi="Times New Roman" w:cs="Times New Roman"/>
          <w:color w:val="000000" w:themeColor="text1"/>
          <w:szCs w:val="26"/>
        </w:rPr>
      </w:pPr>
    </w:p>
    <w:p w14:paraId="4662A961" w14:textId="77777777" w:rsidR="00B27CEB" w:rsidRPr="00D63F97" w:rsidRDefault="00B27CEB" w:rsidP="007E044B">
      <w:pPr>
        <w:spacing w:line="24" w:lineRule="atLeast"/>
        <w:rPr>
          <w:rFonts w:ascii="Times New Roman" w:hAnsi="Times New Roman" w:cs="Times New Roman"/>
          <w:color w:val="000000" w:themeColor="text1"/>
          <w:szCs w:val="26"/>
        </w:rPr>
      </w:pPr>
    </w:p>
    <w:p w14:paraId="5208DABC" w14:textId="77777777" w:rsidR="00B27CEB" w:rsidRPr="00D63F97" w:rsidRDefault="00B27CEB" w:rsidP="007E044B">
      <w:pPr>
        <w:spacing w:line="24" w:lineRule="atLeast"/>
        <w:rPr>
          <w:rFonts w:ascii="Times New Roman" w:hAnsi="Times New Roman" w:cs="Times New Roman"/>
          <w:color w:val="000000" w:themeColor="text1"/>
          <w:szCs w:val="26"/>
        </w:rPr>
      </w:pPr>
    </w:p>
    <w:p w14:paraId="38BC38BC" w14:textId="77777777" w:rsidR="00B27CEB" w:rsidRPr="00D63F97" w:rsidRDefault="00B27CEB" w:rsidP="007E044B">
      <w:pPr>
        <w:spacing w:line="24" w:lineRule="atLeast"/>
        <w:rPr>
          <w:rFonts w:ascii="Times New Roman" w:hAnsi="Times New Roman" w:cs="Times New Roman"/>
          <w:color w:val="000000" w:themeColor="text1"/>
          <w:szCs w:val="26"/>
        </w:rPr>
      </w:pPr>
    </w:p>
    <w:p w14:paraId="27D9675B" w14:textId="77777777" w:rsidR="00B27CEB" w:rsidRPr="00D63F97" w:rsidRDefault="00B27CEB" w:rsidP="007E044B">
      <w:pPr>
        <w:spacing w:line="24" w:lineRule="atLeast"/>
        <w:rPr>
          <w:rFonts w:ascii="Times New Roman" w:hAnsi="Times New Roman" w:cs="Times New Roman"/>
          <w:color w:val="000000" w:themeColor="text1"/>
          <w:szCs w:val="26"/>
        </w:rPr>
      </w:pPr>
    </w:p>
    <w:p w14:paraId="5A5EC67A" w14:textId="77777777" w:rsidR="00B27CEB" w:rsidRPr="00D63F97" w:rsidRDefault="00B27CEB" w:rsidP="007E044B">
      <w:pPr>
        <w:spacing w:line="24" w:lineRule="atLeast"/>
        <w:rPr>
          <w:rFonts w:ascii="Times New Roman" w:hAnsi="Times New Roman" w:cs="Times New Roman"/>
          <w:color w:val="000000" w:themeColor="text1"/>
          <w:szCs w:val="26"/>
        </w:rPr>
      </w:pPr>
    </w:p>
    <w:p w14:paraId="00F12DE9" w14:textId="77777777" w:rsidR="00B27CEB" w:rsidRPr="00D63F97" w:rsidRDefault="00B27CEB" w:rsidP="007E044B">
      <w:pPr>
        <w:spacing w:line="24" w:lineRule="atLeast"/>
        <w:rPr>
          <w:rFonts w:ascii="Times New Roman" w:hAnsi="Times New Roman" w:cs="Times New Roman"/>
          <w:color w:val="000000" w:themeColor="text1"/>
          <w:szCs w:val="26"/>
        </w:rPr>
      </w:pPr>
    </w:p>
    <w:p w14:paraId="3F7AF339" w14:textId="77777777" w:rsidR="00B27CEB" w:rsidRPr="00D63F97" w:rsidRDefault="00B27CEB" w:rsidP="007E044B">
      <w:pPr>
        <w:spacing w:line="24" w:lineRule="atLeast"/>
        <w:rPr>
          <w:rFonts w:ascii="Times New Roman" w:hAnsi="Times New Roman" w:cs="Times New Roman"/>
          <w:color w:val="000000" w:themeColor="text1"/>
          <w:szCs w:val="26"/>
        </w:rPr>
      </w:pPr>
    </w:p>
    <w:p w14:paraId="6AD1B8A8" w14:textId="77777777" w:rsidR="00B27CEB" w:rsidRPr="00D63F97" w:rsidRDefault="00B27CEB" w:rsidP="007E044B">
      <w:pPr>
        <w:spacing w:line="24" w:lineRule="atLeast"/>
        <w:rPr>
          <w:rFonts w:ascii="Times New Roman" w:hAnsi="Times New Roman" w:cs="Times New Roman"/>
          <w:color w:val="000000" w:themeColor="text1"/>
          <w:szCs w:val="26"/>
        </w:rPr>
      </w:pPr>
    </w:p>
    <w:p w14:paraId="0AA6005E" w14:textId="77777777" w:rsidR="00B27CEB" w:rsidRPr="00D63F97" w:rsidRDefault="00B27CEB" w:rsidP="007E044B">
      <w:pPr>
        <w:spacing w:line="24" w:lineRule="atLeast"/>
        <w:rPr>
          <w:rFonts w:ascii="Times New Roman" w:hAnsi="Times New Roman" w:cs="Times New Roman"/>
          <w:color w:val="000000" w:themeColor="text1"/>
          <w:szCs w:val="26"/>
        </w:rPr>
      </w:pPr>
    </w:p>
    <w:p w14:paraId="1D68C907" w14:textId="77777777" w:rsidR="00B27CEB" w:rsidRPr="00D63F97" w:rsidRDefault="00B27CEB" w:rsidP="007E044B">
      <w:pPr>
        <w:spacing w:line="24" w:lineRule="atLeast"/>
        <w:rPr>
          <w:rFonts w:ascii="Times New Roman" w:hAnsi="Times New Roman" w:cs="Times New Roman"/>
          <w:color w:val="000000" w:themeColor="text1"/>
          <w:szCs w:val="26"/>
        </w:rPr>
      </w:pPr>
    </w:p>
    <w:p w14:paraId="57F4D1D5" w14:textId="77777777" w:rsidR="00B27CEB" w:rsidRPr="00D63F97" w:rsidRDefault="00B27CEB" w:rsidP="007E044B">
      <w:pPr>
        <w:spacing w:line="24" w:lineRule="atLeast"/>
        <w:rPr>
          <w:rFonts w:ascii="Times New Roman" w:hAnsi="Times New Roman" w:cs="Times New Roman"/>
          <w:color w:val="000000" w:themeColor="text1"/>
          <w:szCs w:val="26"/>
        </w:rPr>
      </w:pPr>
    </w:p>
    <w:p w14:paraId="6622AC5F" w14:textId="77777777" w:rsidR="009C39CF" w:rsidRPr="00D63F97" w:rsidRDefault="009C39CF" w:rsidP="007E044B">
      <w:pPr>
        <w:spacing w:line="24" w:lineRule="atLeast"/>
        <w:rPr>
          <w:rFonts w:ascii="Times New Roman" w:hAnsi="Times New Roman" w:cs="Times New Roman"/>
          <w:color w:val="000000" w:themeColor="text1"/>
          <w:szCs w:val="26"/>
        </w:rPr>
      </w:pPr>
    </w:p>
    <w:p w14:paraId="5B3BAA1A" w14:textId="77777777" w:rsidR="009C39CF" w:rsidRPr="00D63F97" w:rsidRDefault="009C39CF" w:rsidP="007E044B">
      <w:pPr>
        <w:spacing w:line="24" w:lineRule="atLeast"/>
        <w:rPr>
          <w:rFonts w:ascii="Times New Roman" w:hAnsi="Times New Roman" w:cs="Times New Roman"/>
          <w:color w:val="000000" w:themeColor="text1"/>
          <w:szCs w:val="26"/>
        </w:rPr>
      </w:pPr>
    </w:p>
    <w:p w14:paraId="1AF98F60" w14:textId="77777777" w:rsidR="009C39CF" w:rsidRPr="00D63F97" w:rsidRDefault="009C39CF" w:rsidP="007E044B">
      <w:pPr>
        <w:spacing w:line="24" w:lineRule="atLeast"/>
        <w:rPr>
          <w:rFonts w:ascii="Times New Roman" w:hAnsi="Times New Roman" w:cs="Times New Roman"/>
          <w:color w:val="000000" w:themeColor="text1"/>
          <w:szCs w:val="26"/>
        </w:rPr>
      </w:pPr>
    </w:p>
    <w:p w14:paraId="72FE06E0" w14:textId="77777777" w:rsidR="009C39CF" w:rsidRPr="00D63F97" w:rsidRDefault="009C39CF" w:rsidP="007E044B">
      <w:pPr>
        <w:spacing w:line="24" w:lineRule="atLeast"/>
        <w:rPr>
          <w:rFonts w:ascii="Times New Roman" w:hAnsi="Times New Roman" w:cs="Times New Roman"/>
          <w:color w:val="000000" w:themeColor="text1"/>
          <w:szCs w:val="26"/>
        </w:rPr>
      </w:pPr>
    </w:p>
    <w:p w14:paraId="165AB7A3" w14:textId="77777777" w:rsidR="007E044B" w:rsidRPr="00D63F97" w:rsidRDefault="007E044B" w:rsidP="007E044B">
      <w:pPr>
        <w:pStyle w:val="chng"/>
        <w:spacing w:line="24" w:lineRule="atLeast"/>
        <w:outlineLvl w:val="0"/>
        <w:rPr>
          <w:rFonts w:cs="Times New Roman"/>
          <w:b w:val="0"/>
          <w:caps w:val="0"/>
          <w:color w:val="000000" w:themeColor="text1"/>
          <w:sz w:val="26"/>
          <w:szCs w:val="26"/>
          <w:lang w:val="en-US"/>
        </w:rPr>
      </w:pPr>
    </w:p>
    <w:p w14:paraId="3143B039" w14:textId="77777777" w:rsidR="00714AA4" w:rsidRPr="00D63F97" w:rsidRDefault="00714AA4" w:rsidP="00714AA4">
      <w:pPr>
        <w:rPr>
          <w:rFonts w:ascii="Times New Roman" w:hAnsi="Times New Roman" w:cs="Times New Roman"/>
          <w:szCs w:val="26"/>
          <w:lang w:val="en-US"/>
        </w:rPr>
      </w:pPr>
    </w:p>
    <w:sdt>
      <w:sdtPr>
        <w:rPr>
          <w:rFonts w:ascii="Times New Roman" w:eastAsiaTheme="minorEastAsia" w:hAnsi="Times New Roman" w:cs="Times New Roman"/>
          <w:b w:val="0"/>
          <w:bCs w:val="0"/>
          <w:color w:val="auto"/>
          <w:sz w:val="26"/>
          <w:szCs w:val="26"/>
        </w:rPr>
        <w:id w:val="1915976232"/>
        <w:docPartObj>
          <w:docPartGallery w:val="Table of Contents"/>
          <w:docPartUnique/>
        </w:docPartObj>
      </w:sdtPr>
      <w:sdtEndPr>
        <w:rPr>
          <w:noProof/>
          <w:color w:val="000000" w:themeColor="text1"/>
        </w:rPr>
      </w:sdtEndPr>
      <w:sdtContent>
        <w:p w14:paraId="0CCC438A" w14:textId="77777777" w:rsidR="00714AA4" w:rsidRPr="00D63F97" w:rsidRDefault="00714AA4" w:rsidP="00621ED2">
          <w:pPr>
            <w:pStyle w:val="TOCHeading"/>
            <w:jc w:val="center"/>
            <w:rPr>
              <w:rFonts w:ascii="Times New Roman" w:hAnsi="Times New Roman" w:cs="Times New Roman"/>
              <w:color w:val="000000" w:themeColor="text1"/>
              <w:sz w:val="26"/>
              <w:szCs w:val="26"/>
              <w:lang w:val="en-US"/>
            </w:rPr>
          </w:pPr>
          <w:r w:rsidRPr="00D63F97">
            <w:rPr>
              <w:rFonts w:ascii="Times New Roman" w:hAnsi="Times New Roman" w:cs="Times New Roman"/>
              <w:color w:val="000000" w:themeColor="text1"/>
              <w:sz w:val="26"/>
              <w:szCs w:val="26"/>
              <w:lang w:val="en-US"/>
            </w:rPr>
            <w:t>MỤC LỤC</w:t>
          </w:r>
        </w:p>
        <w:p w14:paraId="1347CDE4" w14:textId="77777777" w:rsidR="00D63F97" w:rsidRPr="00D63F97" w:rsidRDefault="00714AA4">
          <w:pPr>
            <w:pStyle w:val="TOC1"/>
            <w:tabs>
              <w:tab w:val="right" w:leader="dot" w:pos="8210"/>
            </w:tabs>
            <w:rPr>
              <w:rFonts w:ascii="Times New Roman" w:hAnsi="Times New Roman" w:cs="Times New Roman"/>
              <w:noProof/>
              <w:szCs w:val="26"/>
              <w:lang w:val="en-US"/>
            </w:rPr>
          </w:pPr>
          <w:r w:rsidRPr="00D63F97">
            <w:rPr>
              <w:rFonts w:ascii="Times New Roman" w:hAnsi="Times New Roman" w:cs="Times New Roman"/>
              <w:color w:val="000000" w:themeColor="text1"/>
              <w:szCs w:val="26"/>
            </w:rPr>
            <w:fldChar w:fldCharType="begin"/>
          </w:r>
          <w:r w:rsidRPr="00D63F97">
            <w:rPr>
              <w:rFonts w:ascii="Times New Roman" w:hAnsi="Times New Roman" w:cs="Times New Roman"/>
              <w:color w:val="000000" w:themeColor="text1"/>
              <w:szCs w:val="26"/>
            </w:rPr>
            <w:instrText xml:space="preserve"> TOC \o "1-3" \h \z \u </w:instrText>
          </w:r>
          <w:r w:rsidRPr="00D63F97">
            <w:rPr>
              <w:rFonts w:ascii="Times New Roman" w:hAnsi="Times New Roman" w:cs="Times New Roman"/>
              <w:color w:val="000000" w:themeColor="text1"/>
              <w:szCs w:val="26"/>
            </w:rPr>
            <w:fldChar w:fldCharType="separate"/>
          </w:r>
          <w:hyperlink w:anchor="_Toc478913186" w:history="1">
            <w:r w:rsidR="00D63F97" w:rsidRPr="00D63F97">
              <w:rPr>
                <w:rStyle w:val="Hyperlink"/>
                <w:rFonts w:ascii="Times New Roman" w:eastAsia="Times New Roman" w:hAnsi="Times New Roman" w:cs="Times New Roman"/>
                <w:noProof/>
                <w:szCs w:val="26"/>
                <w:lang w:eastAsia="x-none"/>
              </w:rPr>
              <w:t>NHẬN XÉT CỦA GIẢNG VIÊN HƯỚNG DẪN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i</w:t>
            </w:r>
            <w:r w:rsidR="00D63F97" w:rsidRPr="00D63F97">
              <w:rPr>
                <w:rFonts w:ascii="Times New Roman" w:hAnsi="Times New Roman" w:cs="Times New Roman"/>
                <w:noProof/>
                <w:webHidden/>
                <w:szCs w:val="26"/>
              </w:rPr>
              <w:fldChar w:fldCharType="end"/>
            </w:r>
          </w:hyperlink>
        </w:p>
        <w:p w14:paraId="44B2659D"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187" w:history="1">
            <w:r w:rsidR="00D63F97" w:rsidRPr="00D63F97">
              <w:rPr>
                <w:rStyle w:val="Hyperlink"/>
                <w:rFonts w:ascii="Times New Roman" w:eastAsia="Times New Roman" w:hAnsi="Times New Roman" w:cs="Times New Roman"/>
                <w:noProof/>
                <w:szCs w:val="26"/>
              </w:rPr>
              <w:t>Lời cảm ơn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ii</w:t>
            </w:r>
            <w:r w:rsidR="00D63F97" w:rsidRPr="00D63F97">
              <w:rPr>
                <w:rFonts w:ascii="Times New Roman" w:hAnsi="Times New Roman" w:cs="Times New Roman"/>
                <w:noProof/>
                <w:webHidden/>
                <w:szCs w:val="26"/>
              </w:rPr>
              <w:fldChar w:fldCharType="end"/>
            </w:r>
          </w:hyperlink>
        </w:p>
        <w:p w14:paraId="0AF1244F"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188" w:history="1">
            <w:r w:rsidR="00D63F97" w:rsidRPr="00D63F97">
              <w:rPr>
                <w:rStyle w:val="Hyperlink"/>
                <w:rFonts w:ascii="Times New Roman" w:eastAsia="Times New Roman" w:hAnsi="Times New Roman" w:cs="Times New Roman"/>
                <w:noProof/>
                <w:szCs w:val="26"/>
              </w:rPr>
              <w:t>Tóm Tắt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iii</w:t>
            </w:r>
            <w:r w:rsidR="00D63F97" w:rsidRPr="00D63F97">
              <w:rPr>
                <w:rFonts w:ascii="Times New Roman" w:hAnsi="Times New Roman" w:cs="Times New Roman"/>
                <w:noProof/>
                <w:webHidden/>
                <w:szCs w:val="26"/>
              </w:rPr>
              <w:fldChar w:fldCharType="end"/>
            </w:r>
          </w:hyperlink>
        </w:p>
        <w:p w14:paraId="600AB03B" w14:textId="77777777" w:rsidR="00D63F97" w:rsidRPr="00D63F97" w:rsidRDefault="006C28E3">
          <w:pPr>
            <w:pStyle w:val="TOC1"/>
            <w:tabs>
              <w:tab w:val="right" w:leader="dot" w:pos="8210"/>
            </w:tabs>
            <w:rPr>
              <w:rFonts w:ascii="Times New Roman" w:hAnsi="Times New Roman" w:cs="Times New Roman"/>
              <w:noProof/>
              <w:szCs w:val="26"/>
              <w:lang w:val="en-US"/>
            </w:rPr>
          </w:pPr>
          <w:hyperlink w:anchor="_Toc478913189" w:history="1">
            <w:r w:rsidR="00D63F97" w:rsidRPr="00D63F97">
              <w:rPr>
                <w:rStyle w:val="Hyperlink"/>
                <w:rFonts w:ascii="Times New Roman" w:hAnsi="Times New Roman" w:cs="Times New Roman"/>
                <w:noProof/>
                <w:szCs w:val="26"/>
                <w:lang w:val="en-US"/>
              </w:rPr>
              <w:t>DANH MỤC HÌNH</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vi</w:t>
            </w:r>
            <w:r w:rsidR="00D63F97" w:rsidRPr="00D63F97">
              <w:rPr>
                <w:rFonts w:ascii="Times New Roman" w:hAnsi="Times New Roman" w:cs="Times New Roman"/>
                <w:noProof/>
                <w:webHidden/>
                <w:szCs w:val="26"/>
              </w:rPr>
              <w:fldChar w:fldCharType="end"/>
            </w:r>
          </w:hyperlink>
        </w:p>
        <w:p w14:paraId="1517B6DB" w14:textId="77777777" w:rsidR="00D63F97" w:rsidRPr="00D63F97" w:rsidRDefault="006C28E3">
          <w:pPr>
            <w:pStyle w:val="TOC1"/>
            <w:tabs>
              <w:tab w:val="right" w:leader="dot" w:pos="8210"/>
            </w:tabs>
            <w:rPr>
              <w:rFonts w:ascii="Times New Roman" w:hAnsi="Times New Roman" w:cs="Times New Roman"/>
              <w:noProof/>
              <w:szCs w:val="26"/>
              <w:lang w:val="en-US"/>
            </w:rPr>
          </w:pPr>
          <w:hyperlink w:anchor="_Toc478913190" w:history="1">
            <w:r w:rsidR="00D63F97" w:rsidRPr="00D63F97">
              <w:rPr>
                <w:rStyle w:val="Hyperlink"/>
                <w:rFonts w:ascii="Times New Roman" w:hAnsi="Times New Roman" w:cs="Times New Roman"/>
                <w:noProof/>
                <w:szCs w:val="26"/>
                <w:lang w:val="en-US"/>
              </w:rPr>
              <w:t>DANH MỤC BẢNG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vii</w:t>
            </w:r>
            <w:r w:rsidR="00D63F97" w:rsidRPr="00D63F97">
              <w:rPr>
                <w:rFonts w:ascii="Times New Roman" w:hAnsi="Times New Roman" w:cs="Times New Roman"/>
                <w:noProof/>
                <w:webHidden/>
                <w:szCs w:val="26"/>
              </w:rPr>
              <w:fldChar w:fldCharType="end"/>
            </w:r>
          </w:hyperlink>
        </w:p>
        <w:p w14:paraId="49CEA6DB" w14:textId="77777777" w:rsidR="00D63F97" w:rsidRPr="00D63F97" w:rsidRDefault="006C28E3">
          <w:pPr>
            <w:pStyle w:val="TOC1"/>
            <w:tabs>
              <w:tab w:val="right" w:leader="dot" w:pos="8210"/>
            </w:tabs>
            <w:rPr>
              <w:rFonts w:ascii="Times New Roman" w:hAnsi="Times New Roman" w:cs="Times New Roman"/>
              <w:noProof/>
              <w:szCs w:val="26"/>
              <w:lang w:val="en-US"/>
            </w:rPr>
          </w:pPr>
          <w:hyperlink w:anchor="_Toc478913191" w:history="1">
            <w:r w:rsidR="00D63F97" w:rsidRPr="00D63F97">
              <w:rPr>
                <w:rStyle w:val="Hyperlink"/>
                <w:rFonts w:ascii="Times New Roman" w:hAnsi="Times New Roman" w:cs="Times New Roman"/>
                <w:noProof/>
                <w:szCs w:val="26"/>
              </w:rPr>
              <w:t>Chương 1</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GIỚI THIỆU VỀ CƠ QUAN THỰC TẬP</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w:t>
            </w:r>
            <w:r w:rsidR="00D63F97" w:rsidRPr="00D63F97">
              <w:rPr>
                <w:rFonts w:ascii="Times New Roman" w:hAnsi="Times New Roman" w:cs="Times New Roman"/>
                <w:noProof/>
                <w:webHidden/>
                <w:szCs w:val="26"/>
              </w:rPr>
              <w:fldChar w:fldCharType="end"/>
            </w:r>
          </w:hyperlink>
        </w:p>
        <w:p w14:paraId="17E3FB59"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192" w:history="1">
            <w:r w:rsidR="00D63F97" w:rsidRPr="00D63F97">
              <w:rPr>
                <w:rStyle w:val="Hyperlink"/>
                <w:rFonts w:ascii="Times New Roman" w:hAnsi="Times New Roman" w:cs="Times New Roman"/>
                <w:noProof/>
                <w:szCs w:val="26"/>
              </w:rPr>
              <w:t>1.1. Giới  thiệu tổng quan về cơ quan thực tập</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w:t>
            </w:r>
            <w:r w:rsidR="00D63F97" w:rsidRPr="00D63F97">
              <w:rPr>
                <w:rFonts w:ascii="Times New Roman" w:hAnsi="Times New Roman" w:cs="Times New Roman"/>
                <w:noProof/>
                <w:webHidden/>
                <w:szCs w:val="26"/>
              </w:rPr>
              <w:fldChar w:fldCharType="end"/>
            </w:r>
          </w:hyperlink>
        </w:p>
        <w:p w14:paraId="202E4C5E"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193" w:history="1">
            <w:r w:rsidR="00D63F97" w:rsidRPr="00D63F97">
              <w:rPr>
                <w:rStyle w:val="Hyperlink"/>
                <w:rFonts w:ascii="Times New Roman" w:hAnsi="Times New Roman" w:cs="Times New Roman"/>
                <w:noProof/>
                <w:szCs w:val="26"/>
              </w:rPr>
              <w:t>1.2. Lĩnh vực hoạt động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2B346D1E"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194" w:history="1">
            <w:r w:rsidR="00D63F97" w:rsidRPr="00D63F97">
              <w:rPr>
                <w:rStyle w:val="Hyperlink"/>
                <w:rFonts w:ascii="Times New Roman" w:hAnsi="Times New Roman" w:cs="Times New Roman"/>
                <w:noProof/>
                <w:szCs w:val="26"/>
              </w:rPr>
              <w:t>1.3. Tầm nhìn – sứ mệnh</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154AEFDE"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195" w:history="1">
            <w:r w:rsidR="00D63F97" w:rsidRPr="00D63F97">
              <w:rPr>
                <w:rStyle w:val="Hyperlink"/>
                <w:rFonts w:ascii="Times New Roman" w:hAnsi="Times New Roman" w:cs="Times New Roman"/>
                <w:noProof/>
                <w:szCs w:val="26"/>
              </w:rPr>
              <w:t>1.3.1. Tầm nhìn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76E0D490"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196" w:history="1">
            <w:r w:rsidR="00D63F97" w:rsidRPr="00D63F97">
              <w:rPr>
                <w:rStyle w:val="Hyperlink"/>
                <w:rFonts w:ascii="Times New Roman" w:hAnsi="Times New Roman" w:cs="Times New Roman"/>
                <w:noProof/>
                <w:szCs w:val="26"/>
              </w:rPr>
              <w:t>1.3.2. Sứ mệnh</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2A478C01" w14:textId="77777777" w:rsidR="00D63F97" w:rsidRPr="00D63F97" w:rsidRDefault="006C28E3">
          <w:pPr>
            <w:pStyle w:val="TOC1"/>
            <w:tabs>
              <w:tab w:val="right" w:leader="dot" w:pos="8210"/>
            </w:tabs>
            <w:rPr>
              <w:rFonts w:ascii="Times New Roman" w:hAnsi="Times New Roman" w:cs="Times New Roman"/>
              <w:noProof/>
              <w:szCs w:val="26"/>
              <w:lang w:val="en-US"/>
            </w:rPr>
          </w:pPr>
          <w:hyperlink w:anchor="_Toc478913197" w:history="1">
            <w:r w:rsidR="00D63F97" w:rsidRPr="00D63F97">
              <w:rPr>
                <w:rStyle w:val="Hyperlink"/>
                <w:rFonts w:ascii="Times New Roman" w:hAnsi="Times New Roman" w:cs="Times New Roman"/>
                <w:noProof/>
                <w:szCs w:val="26"/>
              </w:rPr>
              <w:t>Chương 2</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TỔNG QUAN VÀ CƠ SỞ LÝ THUYẾT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4</w:t>
            </w:r>
            <w:r w:rsidR="00D63F97" w:rsidRPr="00D63F97">
              <w:rPr>
                <w:rFonts w:ascii="Times New Roman" w:hAnsi="Times New Roman" w:cs="Times New Roman"/>
                <w:noProof/>
                <w:webHidden/>
                <w:szCs w:val="26"/>
              </w:rPr>
              <w:fldChar w:fldCharType="end"/>
            </w:r>
          </w:hyperlink>
        </w:p>
        <w:p w14:paraId="15D2C73A"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198" w:history="1">
            <w:r w:rsidR="00D63F97" w:rsidRPr="00D63F97">
              <w:rPr>
                <w:rStyle w:val="Hyperlink"/>
                <w:rFonts w:ascii="Times New Roman" w:hAnsi="Times New Roman" w:cs="Times New Roman"/>
                <w:noProof/>
                <w:szCs w:val="26"/>
              </w:rPr>
              <w:t>2.1. Lý do chọn đề tài</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4</w:t>
            </w:r>
            <w:r w:rsidR="00D63F97" w:rsidRPr="00D63F97">
              <w:rPr>
                <w:rFonts w:ascii="Times New Roman" w:hAnsi="Times New Roman" w:cs="Times New Roman"/>
                <w:noProof/>
                <w:webHidden/>
                <w:szCs w:val="26"/>
              </w:rPr>
              <w:fldChar w:fldCharType="end"/>
            </w:r>
          </w:hyperlink>
        </w:p>
        <w:p w14:paraId="5231ACC6"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199" w:history="1">
            <w:r w:rsidR="00D63F97" w:rsidRPr="00D63F97">
              <w:rPr>
                <w:rStyle w:val="Hyperlink"/>
                <w:rFonts w:ascii="Times New Roman" w:hAnsi="Times New Roman" w:cs="Times New Roman"/>
                <w:noProof/>
                <w:szCs w:val="26"/>
              </w:rPr>
              <w:t>2.2. Tổng quan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4</w:t>
            </w:r>
            <w:r w:rsidR="00D63F97" w:rsidRPr="00D63F97">
              <w:rPr>
                <w:rFonts w:ascii="Times New Roman" w:hAnsi="Times New Roman" w:cs="Times New Roman"/>
                <w:noProof/>
                <w:webHidden/>
                <w:szCs w:val="26"/>
              </w:rPr>
              <w:fldChar w:fldCharType="end"/>
            </w:r>
          </w:hyperlink>
        </w:p>
        <w:p w14:paraId="56BE0451"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00" w:history="1">
            <w:r w:rsidR="00D63F97" w:rsidRPr="00D63F97">
              <w:rPr>
                <w:rStyle w:val="Hyperlink"/>
                <w:rFonts w:ascii="Times New Roman" w:hAnsi="Times New Roman" w:cs="Times New Roman"/>
                <w:noProof/>
                <w:szCs w:val="26"/>
              </w:rPr>
              <w:t>2.3. Đối tượng và phạm vi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5</w:t>
            </w:r>
            <w:r w:rsidR="00D63F97" w:rsidRPr="00D63F97">
              <w:rPr>
                <w:rFonts w:ascii="Times New Roman" w:hAnsi="Times New Roman" w:cs="Times New Roman"/>
                <w:noProof/>
                <w:webHidden/>
                <w:szCs w:val="26"/>
              </w:rPr>
              <w:fldChar w:fldCharType="end"/>
            </w:r>
          </w:hyperlink>
        </w:p>
        <w:p w14:paraId="52B86FD7"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01" w:history="1">
            <w:r w:rsidR="00D63F97" w:rsidRPr="00D63F97">
              <w:rPr>
                <w:rStyle w:val="Hyperlink"/>
                <w:rFonts w:ascii="Times New Roman" w:hAnsi="Times New Roman" w:cs="Times New Roman"/>
                <w:noProof/>
                <w:szCs w:val="26"/>
              </w:rPr>
              <w:t>2.4. Cơ sở lý thuyết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5</w:t>
            </w:r>
            <w:r w:rsidR="00D63F97" w:rsidRPr="00D63F97">
              <w:rPr>
                <w:rFonts w:ascii="Times New Roman" w:hAnsi="Times New Roman" w:cs="Times New Roman"/>
                <w:noProof/>
                <w:webHidden/>
                <w:szCs w:val="26"/>
              </w:rPr>
              <w:fldChar w:fldCharType="end"/>
            </w:r>
          </w:hyperlink>
        </w:p>
        <w:p w14:paraId="08A771D6"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02" w:history="1">
            <w:r w:rsidR="00D63F97" w:rsidRPr="00D63F97">
              <w:rPr>
                <w:rStyle w:val="Hyperlink"/>
                <w:rFonts w:ascii="Times New Roman" w:hAnsi="Times New Roman" w:cs="Times New Roman"/>
                <w:noProof/>
                <w:szCs w:val="26"/>
              </w:rPr>
              <w:t>2.4.1. Ngôn ngữ JSP/Java Servlet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5</w:t>
            </w:r>
            <w:r w:rsidR="00D63F97" w:rsidRPr="00D63F97">
              <w:rPr>
                <w:rFonts w:ascii="Times New Roman" w:hAnsi="Times New Roman" w:cs="Times New Roman"/>
                <w:noProof/>
                <w:webHidden/>
                <w:szCs w:val="26"/>
              </w:rPr>
              <w:fldChar w:fldCharType="end"/>
            </w:r>
          </w:hyperlink>
        </w:p>
        <w:p w14:paraId="1AC6D358"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03" w:history="1">
            <w:r w:rsidR="00D63F97" w:rsidRPr="00D63F97">
              <w:rPr>
                <w:rStyle w:val="Hyperlink"/>
                <w:rFonts w:ascii="Times New Roman" w:hAnsi="Times New Roman" w:cs="Times New Roman"/>
                <w:noProof/>
                <w:szCs w:val="26"/>
              </w:rPr>
              <w:t>2.4.2. Hệ quản trị cơ sở dữ liệu MySQL</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6</w:t>
            </w:r>
            <w:r w:rsidR="00D63F97" w:rsidRPr="00D63F97">
              <w:rPr>
                <w:rFonts w:ascii="Times New Roman" w:hAnsi="Times New Roman" w:cs="Times New Roman"/>
                <w:noProof/>
                <w:webHidden/>
                <w:szCs w:val="26"/>
              </w:rPr>
              <w:fldChar w:fldCharType="end"/>
            </w:r>
          </w:hyperlink>
        </w:p>
        <w:p w14:paraId="58A69E13"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04" w:history="1">
            <w:r w:rsidR="00D63F97" w:rsidRPr="00D63F97">
              <w:rPr>
                <w:rStyle w:val="Hyperlink"/>
                <w:rFonts w:ascii="Times New Roman" w:hAnsi="Times New Roman" w:cs="Times New Roman"/>
                <w:noProof/>
                <w:szCs w:val="26"/>
              </w:rPr>
              <w:t>2.4.3. CSS</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7</w:t>
            </w:r>
            <w:r w:rsidR="00D63F97" w:rsidRPr="00D63F97">
              <w:rPr>
                <w:rFonts w:ascii="Times New Roman" w:hAnsi="Times New Roman" w:cs="Times New Roman"/>
                <w:noProof/>
                <w:webHidden/>
                <w:szCs w:val="26"/>
              </w:rPr>
              <w:fldChar w:fldCharType="end"/>
            </w:r>
          </w:hyperlink>
        </w:p>
        <w:p w14:paraId="0B0B2735"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05" w:history="1">
            <w:r w:rsidR="00D63F97" w:rsidRPr="00D63F97">
              <w:rPr>
                <w:rStyle w:val="Hyperlink"/>
                <w:rFonts w:ascii="Times New Roman" w:hAnsi="Times New Roman" w:cs="Times New Roman"/>
                <w:noProof/>
                <w:szCs w:val="26"/>
              </w:rPr>
              <w:t>2.4.4. JavaScript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8</w:t>
            </w:r>
            <w:r w:rsidR="00D63F97" w:rsidRPr="00D63F97">
              <w:rPr>
                <w:rFonts w:ascii="Times New Roman" w:hAnsi="Times New Roman" w:cs="Times New Roman"/>
                <w:noProof/>
                <w:webHidden/>
                <w:szCs w:val="26"/>
              </w:rPr>
              <w:fldChar w:fldCharType="end"/>
            </w:r>
          </w:hyperlink>
        </w:p>
        <w:p w14:paraId="45EBC9BC"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06" w:history="1">
            <w:r w:rsidR="00D63F97" w:rsidRPr="00D63F97">
              <w:rPr>
                <w:rStyle w:val="Hyperlink"/>
                <w:rFonts w:ascii="Times New Roman" w:hAnsi="Times New Roman" w:cs="Times New Roman"/>
                <w:noProof/>
                <w:szCs w:val="26"/>
              </w:rPr>
              <w:t>2.5. Đánh giá mức độ khả thi và mức độ rủi ro</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9</w:t>
            </w:r>
            <w:r w:rsidR="00D63F97" w:rsidRPr="00D63F97">
              <w:rPr>
                <w:rFonts w:ascii="Times New Roman" w:hAnsi="Times New Roman" w:cs="Times New Roman"/>
                <w:noProof/>
                <w:webHidden/>
                <w:szCs w:val="26"/>
              </w:rPr>
              <w:fldChar w:fldCharType="end"/>
            </w:r>
          </w:hyperlink>
        </w:p>
        <w:p w14:paraId="01A714F5"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07" w:history="1">
            <w:r w:rsidR="00D63F97" w:rsidRPr="00D63F97">
              <w:rPr>
                <w:rStyle w:val="Hyperlink"/>
                <w:rFonts w:ascii="Times New Roman" w:hAnsi="Times New Roman" w:cs="Times New Roman"/>
                <w:noProof/>
                <w:szCs w:val="26"/>
              </w:rPr>
              <w:t>2.5.1. Mức độ khả thi</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9</w:t>
            </w:r>
            <w:r w:rsidR="00D63F97" w:rsidRPr="00D63F97">
              <w:rPr>
                <w:rFonts w:ascii="Times New Roman" w:hAnsi="Times New Roman" w:cs="Times New Roman"/>
                <w:noProof/>
                <w:webHidden/>
                <w:szCs w:val="26"/>
              </w:rPr>
              <w:fldChar w:fldCharType="end"/>
            </w:r>
          </w:hyperlink>
        </w:p>
        <w:p w14:paraId="01DB9E73"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08" w:history="1">
            <w:r w:rsidR="00D63F97" w:rsidRPr="00D63F97">
              <w:rPr>
                <w:rStyle w:val="Hyperlink"/>
                <w:rFonts w:ascii="Times New Roman" w:hAnsi="Times New Roman" w:cs="Times New Roman"/>
                <w:noProof/>
                <w:szCs w:val="26"/>
              </w:rPr>
              <w:t>2.5.2. Mức độ rủi ro</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10</w:t>
            </w:r>
            <w:r w:rsidR="00D63F97" w:rsidRPr="00D63F97">
              <w:rPr>
                <w:rFonts w:ascii="Times New Roman" w:hAnsi="Times New Roman" w:cs="Times New Roman"/>
                <w:noProof/>
                <w:webHidden/>
                <w:szCs w:val="26"/>
              </w:rPr>
              <w:fldChar w:fldCharType="end"/>
            </w:r>
          </w:hyperlink>
        </w:p>
        <w:p w14:paraId="615A5208" w14:textId="77777777" w:rsidR="00D63F97" w:rsidRPr="00D63F97" w:rsidRDefault="006C28E3">
          <w:pPr>
            <w:pStyle w:val="TOC1"/>
            <w:tabs>
              <w:tab w:val="right" w:leader="dot" w:pos="8210"/>
            </w:tabs>
            <w:rPr>
              <w:rFonts w:ascii="Times New Roman" w:hAnsi="Times New Roman" w:cs="Times New Roman"/>
              <w:noProof/>
              <w:szCs w:val="26"/>
              <w:lang w:val="en-US"/>
            </w:rPr>
          </w:pPr>
          <w:hyperlink w:anchor="_Toc478913209" w:history="1">
            <w:r w:rsidR="00D63F97" w:rsidRPr="00D63F97">
              <w:rPr>
                <w:rStyle w:val="Hyperlink"/>
                <w:rFonts w:ascii="Times New Roman" w:hAnsi="Times New Roman" w:cs="Times New Roman"/>
                <w:noProof/>
                <w:szCs w:val="26"/>
              </w:rPr>
              <w:t>Chương 3</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PHÂN TÍCH VÀ THIẾT KẾ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6109E158"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10" w:history="1">
            <w:r w:rsidR="00D63F97" w:rsidRPr="00D63F97">
              <w:rPr>
                <w:rStyle w:val="Hyperlink"/>
                <w:rFonts w:ascii="Times New Roman" w:hAnsi="Times New Roman" w:cs="Times New Roman"/>
                <w:noProof/>
                <w:szCs w:val="26"/>
              </w:rPr>
              <w:t>3.1. Kết quả thu thập yêu cầu</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5316D5CB"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11" w:history="1">
            <w:r w:rsidR="00D63F97" w:rsidRPr="00D63F97">
              <w:rPr>
                <w:rStyle w:val="Hyperlink"/>
                <w:rFonts w:ascii="Times New Roman" w:hAnsi="Times New Roman" w:cs="Times New Roman"/>
                <w:noProof/>
                <w:szCs w:val="26"/>
              </w:rPr>
              <w:t>3.1.1. Yêu cầu phi chức năng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2E14AB02"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12" w:history="1">
            <w:r w:rsidR="00D63F97" w:rsidRPr="00D63F97">
              <w:rPr>
                <w:rStyle w:val="Hyperlink"/>
                <w:rFonts w:ascii="Times New Roman" w:hAnsi="Times New Roman" w:cs="Times New Roman"/>
                <w:noProof/>
                <w:szCs w:val="26"/>
              </w:rPr>
              <w:t>3.1.2. Yêu cầu chức năng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69F13288"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13" w:history="1">
            <w:r w:rsidR="00D63F97" w:rsidRPr="00D63F97">
              <w:rPr>
                <w:rStyle w:val="Hyperlink"/>
                <w:rFonts w:ascii="Times New Roman" w:hAnsi="Times New Roman" w:cs="Times New Roman"/>
                <w:noProof/>
                <w:szCs w:val="26"/>
              </w:rPr>
              <w:t xml:space="preserve">3.2. Phân tích </w:t>
            </w:r>
            <w:r w:rsidR="00D63F97" w:rsidRPr="00D63F97">
              <w:rPr>
                <w:rStyle w:val="Hyperlink"/>
                <w:rFonts w:ascii="Times New Roman" w:hAnsi="Times New Roman" w:cs="Times New Roman"/>
                <w:noProof/>
                <w:szCs w:val="26"/>
              </w:rPr>
              <w:t>y</w:t>
            </w:r>
            <w:r w:rsidR="00D63F97" w:rsidRPr="00D63F97">
              <w:rPr>
                <w:rStyle w:val="Hyperlink"/>
                <w:rFonts w:ascii="Times New Roman" w:hAnsi="Times New Roman" w:cs="Times New Roman"/>
                <w:noProof/>
                <w:szCs w:val="26"/>
              </w:rPr>
              <w:t>êu cầu</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12</w:t>
            </w:r>
            <w:r w:rsidR="00D63F97" w:rsidRPr="00D63F97">
              <w:rPr>
                <w:rFonts w:ascii="Times New Roman" w:hAnsi="Times New Roman" w:cs="Times New Roman"/>
                <w:noProof/>
                <w:webHidden/>
                <w:szCs w:val="26"/>
              </w:rPr>
              <w:fldChar w:fldCharType="end"/>
            </w:r>
          </w:hyperlink>
        </w:p>
        <w:p w14:paraId="652C7E32"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14" w:history="1">
            <w:r w:rsidR="00D63F97" w:rsidRPr="00D63F97">
              <w:rPr>
                <w:rStyle w:val="Hyperlink"/>
                <w:rFonts w:ascii="Times New Roman" w:hAnsi="Times New Roman" w:cs="Times New Roman"/>
                <w:noProof/>
                <w:szCs w:val="26"/>
              </w:rPr>
              <w:t>3.3. Mô hình hóa hệ th</w:t>
            </w:r>
            <w:r w:rsidR="00D63F97" w:rsidRPr="00D63F97">
              <w:rPr>
                <w:rStyle w:val="Hyperlink"/>
                <w:rFonts w:ascii="Times New Roman" w:hAnsi="Times New Roman" w:cs="Times New Roman"/>
                <w:noProof/>
                <w:szCs w:val="26"/>
              </w:rPr>
              <w:t>ố</w:t>
            </w:r>
            <w:r w:rsidR="00D63F97" w:rsidRPr="00D63F97">
              <w:rPr>
                <w:rStyle w:val="Hyperlink"/>
                <w:rFonts w:ascii="Times New Roman" w:hAnsi="Times New Roman" w:cs="Times New Roman"/>
                <w:noProof/>
                <w:szCs w:val="26"/>
              </w:rPr>
              <w:t>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13</w:t>
            </w:r>
            <w:r w:rsidR="00D63F97" w:rsidRPr="00D63F97">
              <w:rPr>
                <w:rFonts w:ascii="Times New Roman" w:hAnsi="Times New Roman" w:cs="Times New Roman"/>
                <w:noProof/>
                <w:webHidden/>
                <w:szCs w:val="26"/>
              </w:rPr>
              <w:fldChar w:fldCharType="end"/>
            </w:r>
          </w:hyperlink>
        </w:p>
        <w:p w14:paraId="76F2287D"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15" w:history="1">
            <w:r w:rsidR="00D63F97" w:rsidRPr="00D63F97">
              <w:rPr>
                <w:rStyle w:val="Hyperlink"/>
                <w:rFonts w:ascii="Times New Roman" w:hAnsi="Times New Roman" w:cs="Times New Roman"/>
                <w:noProof/>
                <w:szCs w:val="26"/>
              </w:rPr>
              <w:t xml:space="preserve">3.3.1. </w:t>
            </w:r>
            <w:r w:rsidR="00D63F97" w:rsidRPr="00D63F97">
              <w:rPr>
                <w:rStyle w:val="Hyperlink"/>
                <w:rFonts w:ascii="Times New Roman" w:hAnsi="Times New Roman" w:cs="Times New Roman"/>
                <w:noProof/>
                <w:szCs w:val="26"/>
                <w:lang w:val="en-US"/>
              </w:rPr>
              <w:t>Các use-case</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13</w:t>
            </w:r>
            <w:r w:rsidR="00D63F97" w:rsidRPr="00D63F97">
              <w:rPr>
                <w:rFonts w:ascii="Times New Roman" w:hAnsi="Times New Roman" w:cs="Times New Roman"/>
                <w:noProof/>
                <w:webHidden/>
                <w:szCs w:val="26"/>
              </w:rPr>
              <w:fldChar w:fldCharType="end"/>
            </w:r>
          </w:hyperlink>
        </w:p>
        <w:p w14:paraId="43084BEE"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16" w:history="1">
            <w:r w:rsidR="00D63F97" w:rsidRPr="00D63F97">
              <w:rPr>
                <w:rStyle w:val="Hyperlink"/>
                <w:rFonts w:ascii="Times New Roman" w:hAnsi="Times New Roman" w:cs="Times New Roman"/>
                <w:noProof/>
                <w:szCs w:val="26"/>
                <w:lang w:val="en-US"/>
              </w:rPr>
              <w:t>3.3.2. Sơ đồ tuần tự các use-case</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28</w:t>
            </w:r>
            <w:r w:rsidR="00D63F97" w:rsidRPr="00D63F97">
              <w:rPr>
                <w:rFonts w:ascii="Times New Roman" w:hAnsi="Times New Roman" w:cs="Times New Roman"/>
                <w:noProof/>
                <w:webHidden/>
                <w:szCs w:val="26"/>
              </w:rPr>
              <w:fldChar w:fldCharType="end"/>
            </w:r>
          </w:hyperlink>
        </w:p>
        <w:p w14:paraId="3055C181"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17" w:history="1">
            <w:r w:rsidR="00D63F97" w:rsidRPr="00D63F97">
              <w:rPr>
                <w:rStyle w:val="Hyperlink"/>
                <w:rFonts w:ascii="Times New Roman" w:hAnsi="Times New Roman" w:cs="Times New Roman"/>
                <w:noProof/>
                <w:szCs w:val="26"/>
              </w:rPr>
              <w:t>3.3.3. Các lớp đối tượng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31</w:t>
            </w:r>
            <w:r w:rsidR="00D63F97" w:rsidRPr="00D63F97">
              <w:rPr>
                <w:rFonts w:ascii="Times New Roman" w:hAnsi="Times New Roman" w:cs="Times New Roman"/>
                <w:noProof/>
                <w:webHidden/>
                <w:szCs w:val="26"/>
              </w:rPr>
              <w:fldChar w:fldCharType="end"/>
            </w:r>
          </w:hyperlink>
        </w:p>
        <w:p w14:paraId="64ED35BF" w14:textId="77777777" w:rsidR="00D63F97" w:rsidRPr="00D63F97" w:rsidRDefault="006C28E3">
          <w:pPr>
            <w:pStyle w:val="TOC1"/>
            <w:tabs>
              <w:tab w:val="right" w:leader="dot" w:pos="8210"/>
            </w:tabs>
            <w:rPr>
              <w:rFonts w:ascii="Times New Roman" w:hAnsi="Times New Roman" w:cs="Times New Roman"/>
              <w:noProof/>
              <w:szCs w:val="26"/>
              <w:lang w:val="en-US"/>
            </w:rPr>
          </w:pPr>
          <w:hyperlink w:anchor="_Toc478913218" w:history="1">
            <w:r w:rsidR="00D63F97" w:rsidRPr="00D63F97">
              <w:rPr>
                <w:rStyle w:val="Hyperlink"/>
                <w:rFonts w:ascii="Times New Roman" w:hAnsi="Times New Roman" w:cs="Times New Roman"/>
                <w:noProof/>
                <w:szCs w:val="26"/>
              </w:rPr>
              <w:t>Chương 4</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THIẾT KẾ VÀ CÀI ĐẶT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35</w:t>
            </w:r>
            <w:r w:rsidR="00D63F97" w:rsidRPr="00D63F97">
              <w:rPr>
                <w:rFonts w:ascii="Times New Roman" w:hAnsi="Times New Roman" w:cs="Times New Roman"/>
                <w:noProof/>
                <w:webHidden/>
                <w:szCs w:val="26"/>
              </w:rPr>
              <w:fldChar w:fldCharType="end"/>
            </w:r>
          </w:hyperlink>
        </w:p>
        <w:p w14:paraId="7B33CFF4"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19" w:history="1">
            <w:r w:rsidR="00D63F97" w:rsidRPr="00D63F97">
              <w:rPr>
                <w:rStyle w:val="Hyperlink"/>
                <w:rFonts w:ascii="Times New Roman" w:hAnsi="Times New Roman" w:cs="Times New Roman"/>
                <w:noProof/>
                <w:szCs w:val="26"/>
              </w:rPr>
              <w:t>4.1. Tổ chức dữ liệu</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35</w:t>
            </w:r>
            <w:r w:rsidR="00D63F97" w:rsidRPr="00D63F97">
              <w:rPr>
                <w:rFonts w:ascii="Times New Roman" w:hAnsi="Times New Roman" w:cs="Times New Roman"/>
                <w:noProof/>
                <w:webHidden/>
                <w:szCs w:val="26"/>
              </w:rPr>
              <w:fldChar w:fldCharType="end"/>
            </w:r>
          </w:hyperlink>
        </w:p>
        <w:p w14:paraId="0DBDAF3E"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20" w:history="1">
            <w:r w:rsidR="00D63F97" w:rsidRPr="00D63F97">
              <w:rPr>
                <w:rStyle w:val="Hyperlink"/>
                <w:rFonts w:ascii="Times New Roman" w:hAnsi="Times New Roman" w:cs="Times New Roman"/>
                <w:noProof/>
                <w:szCs w:val="26"/>
              </w:rPr>
              <w:t>4.2. Giao diện Website</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37</w:t>
            </w:r>
            <w:r w:rsidR="00D63F97" w:rsidRPr="00D63F97">
              <w:rPr>
                <w:rFonts w:ascii="Times New Roman" w:hAnsi="Times New Roman" w:cs="Times New Roman"/>
                <w:noProof/>
                <w:webHidden/>
                <w:szCs w:val="26"/>
              </w:rPr>
              <w:fldChar w:fldCharType="end"/>
            </w:r>
          </w:hyperlink>
        </w:p>
        <w:p w14:paraId="40F88AB5" w14:textId="77777777" w:rsidR="00D63F97" w:rsidRPr="00D63F97" w:rsidRDefault="006C28E3">
          <w:pPr>
            <w:pStyle w:val="TOC1"/>
            <w:tabs>
              <w:tab w:val="right" w:leader="dot" w:pos="8210"/>
            </w:tabs>
            <w:rPr>
              <w:rFonts w:ascii="Times New Roman" w:hAnsi="Times New Roman" w:cs="Times New Roman"/>
              <w:noProof/>
              <w:szCs w:val="26"/>
              <w:lang w:val="en-US"/>
            </w:rPr>
          </w:pPr>
          <w:hyperlink w:anchor="_Toc478913221" w:history="1">
            <w:r w:rsidR="00D63F97" w:rsidRPr="00D63F97">
              <w:rPr>
                <w:rStyle w:val="Hyperlink"/>
                <w:rFonts w:ascii="Times New Roman" w:hAnsi="Times New Roman" w:cs="Times New Roman"/>
                <w:noProof/>
                <w:szCs w:val="26"/>
              </w:rPr>
              <w:t>KẾT LUẬN VÀ HƯỚNG PHÁT TRIỂN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19EE098A"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22" w:history="1">
            <w:r w:rsidR="00D63F97" w:rsidRPr="00D63F97">
              <w:rPr>
                <w:rStyle w:val="Hyperlink"/>
                <w:rFonts w:ascii="Times New Roman" w:hAnsi="Times New Roman" w:cs="Times New Roman"/>
                <w:noProof/>
                <w:szCs w:val="26"/>
              </w:rPr>
              <w:t>5.1. Kết quả đạt được</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5BF0A70F"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23" w:history="1">
            <w:r w:rsidR="00D63F97" w:rsidRPr="00D63F97">
              <w:rPr>
                <w:rStyle w:val="Hyperlink"/>
                <w:rFonts w:ascii="Times New Roman" w:hAnsi="Times New Roman" w:cs="Times New Roman"/>
                <w:noProof/>
                <w:szCs w:val="26"/>
              </w:rPr>
              <w:t>5.1.1. Sản phẩm</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3A45BF92"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24" w:history="1">
            <w:r w:rsidR="00D63F97" w:rsidRPr="00D63F97">
              <w:rPr>
                <w:rStyle w:val="Hyperlink"/>
                <w:rFonts w:ascii="Times New Roman" w:hAnsi="Times New Roman" w:cs="Times New Roman"/>
                <w:noProof/>
                <w:szCs w:val="26"/>
              </w:rPr>
              <w:t>5.1.2. Kiến thức</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20D304B4"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25" w:history="1">
            <w:r w:rsidR="00D63F97" w:rsidRPr="00D63F97">
              <w:rPr>
                <w:rStyle w:val="Hyperlink"/>
                <w:rFonts w:ascii="Times New Roman" w:hAnsi="Times New Roman" w:cs="Times New Roman"/>
                <w:noProof/>
                <w:szCs w:val="26"/>
              </w:rPr>
              <w:t>5.2. Các hạn chế</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5A683DDD"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26" w:history="1">
            <w:r w:rsidR="00D63F97" w:rsidRPr="00D63F97">
              <w:rPr>
                <w:rStyle w:val="Hyperlink"/>
                <w:rFonts w:ascii="Times New Roman" w:hAnsi="Times New Roman" w:cs="Times New Roman"/>
                <w:noProof/>
                <w:szCs w:val="26"/>
              </w:rPr>
              <w:t>5.2.1. Về sản phẩm</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6C1A2445" w14:textId="77777777" w:rsidR="00D63F97" w:rsidRPr="00D63F97" w:rsidRDefault="006C28E3">
          <w:pPr>
            <w:pStyle w:val="TOC3"/>
            <w:tabs>
              <w:tab w:val="right" w:leader="dot" w:pos="8210"/>
            </w:tabs>
            <w:rPr>
              <w:rFonts w:ascii="Times New Roman" w:hAnsi="Times New Roman" w:cs="Times New Roman"/>
              <w:noProof/>
              <w:szCs w:val="26"/>
              <w:lang w:val="en-US"/>
            </w:rPr>
          </w:pPr>
          <w:hyperlink w:anchor="_Toc478913227" w:history="1">
            <w:r w:rsidR="00D63F97" w:rsidRPr="00D63F97">
              <w:rPr>
                <w:rStyle w:val="Hyperlink"/>
                <w:rFonts w:ascii="Times New Roman" w:hAnsi="Times New Roman" w:cs="Times New Roman"/>
                <w:noProof/>
                <w:szCs w:val="26"/>
              </w:rPr>
              <w:t>5.2.2. Về bản thân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41EE54DE" w14:textId="77777777" w:rsidR="00D63F97" w:rsidRPr="00D63F97" w:rsidRDefault="006C28E3">
          <w:pPr>
            <w:pStyle w:val="TOC2"/>
            <w:tabs>
              <w:tab w:val="right" w:leader="dot" w:pos="8210"/>
            </w:tabs>
            <w:rPr>
              <w:rFonts w:ascii="Times New Roman" w:hAnsi="Times New Roman" w:cs="Times New Roman"/>
              <w:noProof/>
              <w:szCs w:val="26"/>
              <w:lang w:val="en-US"/>
            </w:rPr>
          </w:pPr>
          <w:hyperlink w:anchor="_Toc478913228" w:history="1">
            <w:r w:rsidR="00D63F97" w:rsidRPr="00D63F97">
              <w:rPr>
                <w:rStyle w:val="Hyperlink"/>
                <w:rFonts w:ascii="Times New Roman" w:hAnsi="Times New Roman" w:cs="Times New Roman"/>
                <w:noProof/>
                <w:szCs w:val="26"/>
              </w:rPr>
              <w:t>5.3. Hướng phát triển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6F3A8E67" w14:textId="77777777" w:rsidR="00D63F97" w:rsidRPr="00D63F97" w:rsidRDefault="006C28E3">
          <w:pPr>
            <w:pStyle w:val="TOC1"/>
            <w:tabs>
              <w:tab w:val="right" w:leader="dot" w:pos="8210"/>
            </w:tabs>
            <w:rPr>
              <w:rFonts w:ascii="Times New Roman" w:hAnsi="Times New Roman" w:cs="Times New Roman"/>
              <w:noProof/>
              <w:szCs w:val="26"/>
              <w:lang w:val="en-US"/>
            </w:rPr>
          </w:pPr>
          <w:hyperlink w:anchor="_Toc478913229" w:history="1">
            <w:r w:rsidR="00D63F97" w:rsidRPr="00D63F97">
              <w:rPr>
                <w:rStyle w:val="Hyperlink"/>
                <w:rFonts w:ascii="Times New Roman" w:hAnsi="Times New Roman" w:cs="Times New Roman"/>
                <w:noProof/>
                <w:szCs w:val="26"/>
              </w:rPr>
              <w:t>TÀI LIỆU THAM KHẢO</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41</w:t>
            </w:r>
            <w:r w:rsidR="00D63F97" w:rsidRPr="00D63F97">
              <w:rPr>
                <w:rFonts w:ascii="Times New Roman" w:hAnsi="Times New Roman" w:cs="Times New Roman"/>
                <w:noProof/>
                <w:webHidden/>
                <w:szCs w:val="26"/>
              </w:rPr>
              <w:fldChar w:fldCharType="end"/>
            </w:r>
          </w:hyperlink>
        </w:p>
        <w:p w14:paraId="347609BE" w14:textId="77777777" w:rsidR="00714AA4" w:rsidRPr="00D63F97" w:rsidRDefault="00714AA4">
          <w:pPr>
            <w:rPr>
              <w:rFonts w:ascii="Times New Roman" w:hAnsi="Times New Roman" w:cs="Times New Roman"/>
              <w:color w:val="000000" w:themeColor="text1"/>
              <w:szCs w:val="26"/>
            </w:rPr>
          </w:pPr>
          <w:r w:rsidRPr="00D63F97">
            <w:rPr>
              <w:rFonts w:ascii="Times New Roman" w:hAnsi="Times New Roman" w:cs="Times New Roman"/>
              <w:bCs/>
              <w:noProof/>
              <w:color w:val="000000" w:themeColor="text1"/>
              <w:szCs w:val="26"/>
            </w:rPr>
            <w:fldChar w:fldCharType="end"/>
          </w:r>
        </w:p>
      </w:sdtContent>
    </w:sdt>
    <w:p w14:paraId="2F608F79" w14:textId="77777777" w:rsidR="00714AA4" w:rsidRPr="00D63F97" w:rsidRDefault="00714AA4" w:rsidP="00714AA4">
      <w:pPr>
        <w:rPr>
          <w:rFonts w:ascii="Times New Roman" w:hAnsi="Times New Roman" w:cs="Times New Roman"/>
          <w:color w:val="000000" w:themeColor="text1"/>
          <w:szCs w:val="26"/>
          <w:lang w:val="en-US"/>
        </w:rPr>
      </w:pPr>
    </w:p>
    <w:p w14:paraId="266CD972" w14:textId="77777777" w:rsidR="00714AA4" w:rsidRPr="00D63F97" w:rsidRDefault="00714AA4" w:rsidP="00714AA4">
      <w:pPr>
        <w:rPr>
          <w:rFonts w:ascii="Times New Roman" w:hAnsi="Times New Roman" w:cs="Times New Roman"/>
          <w:szCs w:val="26"/>
          <w:lang w:val="en-US"/>
        </w:rPr>
      </w:pPr>
    </w:p>
    <w:p w14:paraId="38DE9EA4" w14:textId="77777777" w:rsidR="00714AA4" w:rsidRPr="00D63F97" w:rsidRDefault="00714AA4" w:rsidP="00714AA4">
      <w:pPr>
        <w:rPr>
          <w:rFonts w:ascii="Times New Roman" w:hAnsi="Times New Roman" w:cs="Times New Roman"/>
          <w:szCs w:val="26"/>
          <w:lang w:val="en-US"/>
        </w:rPr>
      </w:pPr>
    </w:p>
    <w:p w14:paraId="4F78C435" w14:textId="77777777" w:rsidR="00714AA4" w:rsidRPr="00D63F97" w:rsidRDefault="00714AA4" w:rsidP="00714AA4">
      <w:pPr>
        <w:rPr>
          <w:rFonts w:ascii="Times New Roman" w:hAnsi="Times New Roman" w:cs="Times New Roman"/>
          <w:szCs w:val="26"/>
          <w:lang w:val="en-US"/>
        </w:rPr>
      </w:pPr>
    </w:p>
    <w:p w14:paraId="670BFBCB" w14:textId="77777777" w:rsidR="00714AA4" w:rsidRPr="00D63F97" w:rsidRDefault="00714AA4" w:rsidP="00714AA4">
      <w:pPr>
        <w:rPr>
          <w:rFonts w:ascii="Times New Roman" w:hAnsi="Times New Roman" w:cs="Times New Roman"/>
          <w:szCs w:val="26"/>
          <w:lang w:val="en-US"/>
        </w:rPr>
      </w:pPr>
    </w:p>
    <w:p w14:paraId="51C79315" w14:textId="77777777" w:rsidR="00714AA4" w:rsidRPr="00D63F97" w:rsidRDefault="00714AA4" w:rsidP="00714AA4">
      <w:pPr>
        <w:rPr>
          <w:rFonts w:ascii="Times New Roman" w:hAnsi="Times New Roman" w:cs="Times New Roman"/>
          <w:szCs w:val="26"/>
          <w:lang w:val="en-US"/>
        </w:rPr>
      </w:pPr>
    </w:p>
    <w:p w14:paraId="70625B87" w14:textId="77777777" w:rsidR="00714AA4" w:rsidRPr="00D63F97" w:rsidRDefault="00714AA4" w:rsidP="00714AA4">
      <w:pPr>
        <w:rPr>
          <w:rFonts w:ascii="Times New Roman" w:hAnsi="Times New Roman" w:cs="Times New Roman"/>
          <w:szCs w:val="26"/>
          <w:lang w:val="en-US"/>
        </w:rPr>
      </w:pPr>
    </w:p>
    <w:p w14:paraId="085E2E27" w14:textId="77777777" w:rsidR="00714AA4" w:rsidRPr="00D63F97" w:rsidRDefault="00714AA4" w:rsidP="00714AA4">
      <w:pPr>
        <w:rPr>
          <w:rFonts w:ascii="Times New Roman" w:hAnsi="Times New Roman" w:cs="Times New Roman"/>
          <w:szCs w:val="26"/>
          <w:lang w:val="en-US"/>
        </w:rPr>
      </w:pPr>
    </w:p>
    <w:p w14:paraId="201D350F" w14:textId="77777777" w:rsidR="00714AA4" w:rsidRPr="00D63F97" w:rsidRDefault="00714AA4" w:rsidP="00714AA4">
      <w:pPr>
        <w:rPr>
          <w:rFonts w:ascii="Times New Roman" w:hAnsi="Times New Roman" w:cs="Times New Roman"/>
          <w:szCs w:val="26"/>
          <w:lang w:val="en-US"/>
        </w:rPr>
      </w:pPr>
    </w:p>
    <w:p w14:paraId="1B893E58" w14:textId="77777777" w:rsidR="00714AA4" w:rsidRPr="00D63F97" w:rsidRDefault="00714AA4" w:rsidP="00714AA4">
      <w:pPr>
        <w:rPr>
          <w:rFonts w:ascii="Times New Roman" w:hAnsi="Times New Roman" w:cs="Times New Roman"/>
          <w:szCs w:val="26"/>
          <w:lang w:val="en-US"/>
        </w:rPr>
      </w:pPr>
    </w:p>
    <w:p w14:paraId="7B296ACA" w14:textId="77777777" w:rsidR="007E044B" w:rsidRPr="00D63F97" w:rsidRDefault="007E044B" w:rsidP="00D63F97">
      <w:pPr>
        <w:pStyle w:val="chng"/>
        <w:spacing w:line="24" w:lineRule="atLeast"/>
        <w:jc w:val="left"/>
        <w:outlineLvl w:val="0"/>
        <w:rPr>
          <w:rFonts w:cs="Times New Roman"/>
          <w:b w:val="0"/>
          <w:caps w:val="0"/>
          <w:color w:val="000000" w:themeColor="text1"/>
          <w:sz w:val="26"/>
          <w:szCs w:val="26"/>
          <w:lang w:val="en-US"/>
        </w:rPr>
      </w:pPr>
    </w:p>
    <w:p w14:paraId="7EF2C9C1" w14:textId="77777777" w:rsidR="00A1515A" w:rsidRPr="00D63F97" w:rsidRDefault="00A1515A" w:rsidP="00D63F97">
      <w:pPr>
        <w:pStyle w:val="Heading1"/>
        <w:jc w:val="center"/>
        <w:rPr>
          <w:rFonts w:ascii="Times New Roman" w:hAnsi="Times New Roman" w:cs="Times New Roman"/>
          <w:color w:val="000000" w:themeColor="text1"/>
          <w:sz w:val="26"/>
          <w:szCs w:val="26"/>
          <w:lang w:val="en-US"/>
        </w:rPr>
      </w:pPr>
      <w:bookmarkStart w:id="17" w:name="_Toc478913189"/>
      <w:r w:rsidRPr="00D63F97">
        <w:rPr>
          <w:rFonts w:ascii="Times New Roman" w:hAnsi="Times New Roman" w:cs="Times New Roman"/>
          <w:color w:val="000000" w:themeColor="text1"/>
          <w:sz w:val="26"/>
          <w:szCs w:val="26"/>
          <w:lang w:val="en-US"/>
        </w:rPr>
        <w:lastRenderedPageBreak/>
        <w:t>DANH MỤC HÌNH</w:t>
      </w:r>
      <w:bookmarkEnd w:id="17"/>
    </w:p>
    <w:p w14:paraId="4332F36A" w14:textId="77777777" w:rsidR="00A1515A" w:rsidRPr="00D63F97" w:rsidRDefault="00A1515A">
      <w:pPr>
        <w:pStyle w:val="TableofFigures"/>
        <w:tabs>
          <w:tab w:val="right" w:leader="dot" w:pos="8210"/>
        </w:tabs>
        <w:rPr>
          <w:rFonts w:ascii="Times New Roman" w:hAnsi="Times New Roman" w:cs="Times New Roman"/>
          <w:noProof/>
          <w:szCs w:val="26"/>
          <w:lang w:val="en-US"/>
        </w:rPr>
      </w:pPr>
      <w:r w:rsidRPr="00D63F97">
        <w:rPr>
          <w:rFonts w:ascii="Times New Roman" w:hAnsi="Times New Roman" w:cs="Times New Roman"/>
          <w:szCs w:val="26"/>
          <w:lang w:val="en-US"/>
        </w:rPr>
        <w:fldChar w:fldCharType="begin"/>
      </w:r>
      <w:r w:rsidRPr="00D63F97">
        <w:rPr>
          <w:rFonts w:ascii="Times New Roman" w:hAnsi="Times New Roman" w:cs="Times New Roman"/>
          <w:szCs w:val="26"/>
          <w:lang w:val="en-US"/>
        </w:rPr>
        <w:instrText xml:space="preserve"> TOC \h \z \c "Hình" </w:instrText>
      </w:r>
      <w:r w:rsidRPr="00D63F97">
        <w:rPr>
          <w:rFonts w:ascii="Times New Roman" w:hAnsi="Times New Roman" w:cs="Times New Roman"/>
          <w:szCs w:val="26"/>
          <w:lang w:val="en-US"/>
        </w:rPr>
        <w:fldChar w:fldCharType="separate"/>
      </w:r>
      <w:hyperlink r:id="rId8" w:anchor="_Toc478912543" w:history="1">
        <w:r w:rsidRPr="00D63F97">
          <w:rPr>
            <w:rStyle w:val="Hyperlink"/>
            <w:rFonts w:ascii="Times New Roman" w:hAnsi="Times New Roman" w:cs="Times New Roman"/>
            <w:noProof/>
            <w:szCs w:val="26"/>
          </w:rPr>
          <w:t>Hình 1</w:t>
        </w:r>
        <w:r w:rsidRPr="00D63F97">
          <w:rPr>
            <w:rStyle w:val="Hyperlink"/>
            <w:rFonts w:ascii="Times New Roman" w:hAnsi="Times New Roman" w:cs="Times New Roman"/>
            <w:noProof/>
            <w:szCs w:val="26"/>
            <w:lang w:val="en-US"/>
          </w:rPr>
          <w:t xml:space="preserve">: </w:t>
        </w:r>
        <w:r w:rsidRPr="00D63F97">
          <w:rPr>
            <w:rStyle w:val="Hyperlink"/>
            <w:rFonts w:ascii="Times New Roman" w:hAnsi="Times New Roman" w:cs="Times New Roman"/>
            <w:noProof/>
            <w:szCs w:val="26"/>
          </w:rPr>
          <w:t>Sơ đồ use-case tổng quát</w:t>
        </w:r>
        <w:r w:rsidRPr="00D63F97">
          <w:rPr>
            <w:rFonts w:ascii="Times New Roman" w:hAnsi="Times New Roman" w:cs="Times New Roman"/>
            <w:noProof/>
            <w:webHidden/>
            <w:szCs w:val="26"/>
          </w:rPr>
          <w:tab/>
        </w:r>
        <w:r w:rsidRPr="00D63F97">
          <w:rPr>
            <w:rFonts w:ascii="Times New Roman" w:hAnsi="Times New Roman" w:cs="Times New Roman"/>
            <w:noProof/>
            <w:webHidden/>
            <w:szCs w:val="26"/>
          </w:rPr>
          <w:fldChar w:fldCharType="begin"/>
        </w:r>
        <w:r w:rsidRPr="00D63F97">
          <w:rPr>
            <w:rFonts w:ascii="Times New Roman" w:hAnsi="Times New Roman" w:cs="Times New Roman"/>
            <w:noProof/>
            <w:webHidden/>
            <w:szCs w:val="26"/>
          </w:rPr>
          <w:instrText xml:space="preserve"> PAGEREF _Toc478912543 \h </w:instrText>
        </w:r>
        <w:r w:rsidRPr="00D63F97">
          <w:rPr>
            <w:rFonts w:ascii="Times New Roman" w:hAnsi="Times New Roman" w:cs="Times New Roman"/>
            <w:noProof/>
            <w:webHidden/>
            <w:szCs w:val="26"/>
          </w:rPr>
        </w:r>
        <w:r w:rsidRPr="00D63F97">
          <w:rPr>
            <w:rFonts w:ascii="Times New Roman" w:hAnsi="Times New Roman" w:cs="Times New Roman"/>
            <w:noProof/>
            <w:webHidden/>
            <w:szCs w:val="26"/>
          </w:rPr>
          <w:fldChar w:fldCharType="separate"/>
        </w:r>
        <w:r w:rsidRPr="00D63F97">
          <w:rPr>
            <w:rFonts w:ascii="Times New Roman" w:hAnsi="Times New Roman" w:cs="Times New Roman"/>
            <w:noProof/>
            <w:webHidden/>
            <w:szCs w:val="26"/>
          </w:rPr>
          <w:t>13</w:t>
        </w:r>
        <w:r w:rsidRPr="00D63F97">
          <w:rPr>
            <w:rFonts w:ascii="Times New Roman" w:hAnsi="Times New Roman" w:cs="Times New Roman"/>
            <w:noProof/>
            <w:webHidden/>
            <w:szCs w:val="26"/>
          </w:rPr>
          <w:fldChar w:fldCharType="end"/>
        </w:r>
      </w:hyperlink>
    </w:p>
    <w:p w14:paraId="14B0FE8E"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44" w:history="1">
        <w:r w:rsidR="00A1515A" w:rsidRPr="00D63F97">
          <w:rPr>
            <w:rStyle w:val="Hyperlink"/>
            <w:rFonts w:ascii="Times New Roman" w:hAnsi="Times New Roman" w:cs="Times New Roman"/>
            <w:noProof/>
            <w:szCs w:val="26"/>
          </w:rPr>
          <w:t>Hình 2</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cơ quan</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_Toc478912544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14</w:t>
        </w:r>
        <w:r w:rsidR="00A1515A" w:rsidRPr="00D63F97">
          <w:rPr>
            <w:rFonts w:ascii="Times New Roman" w:hAnsi="Times New Roman" w:cs="Times New Roman"/>
            <w:noProof/>
            <w:webHidden/>
            <w:szCs w:val="26"/>
          </w:rPr>
          <w:fldChar w:fldCharType="end"/>
        </w:r>
      </w:hyperlink>
    </w:p>
    <w:p w14:paraId="65224747"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45" w:history="1">
        <w:r w:rsidR="00A1515A" w:rsidRPr="00D63F97">
          <w:rPr>
            <w:rStyle w:val="Hyperlink"/>
            <w:rFonts w:ascii="Times New Roman" w:hAnsi="Times New Roman" w:cs="Times New Roman"/>
            <w:noProof/>
            <w:szCs w:val="26"/>
          </w:rPr>
          <w:t>Hình 3</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giáo viên</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_Toc478912545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14</w:t>
        </w:r>
        <w:r w:rsidR="00A1515A" w:rsidRPr="00D63F97">
          <w:rPr>
            <w:rFonts w:ascii="Times New Roman" w:hAnsi="Times New Roman" w:cs="Times New Roman"/>
            <w:noProof/>
            <w:webHidden/>
            <w:szCs w:val="26"/>
          </w:rPr>
          <w:fldChar w:fldCharType="end"/>
        </w:r>
      </w:hyperlink>
    </w:p>
    <w:p w14:paraId="6F1569BF"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46" w:history="1">
        <w:r w:rsidR="00A1515A" w:rsidRPr="00D63F97">
          <w:rPr>
            <w:rStyle w:val="Hyperlink"/>
            <w:rFonts w:ascii="Times New Roman" w:hAnsi="Times New Roman" w:cs="Times New Roman"/>
            <w:noProof/>
            <w:szCs w:val="26"/>
          </w:rPr>
          <w:t>Hình 4</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lớp</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_Toc478912546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15</w:t>
        </w:r>
        <w:r w:rsidR="00A1515A" w:rsidRPr="00D63F97">
          <w:rPr>
            <w:rFonts w:ascii="Times New Roman" w:hAnsi="Times New Roman" w:cs="Times New Roman"/>
            <w:noProof/>
            <w:webHidden/>
            <w:szCs w:val="26"/>
          </w:rPr>
          <w:fldChar w:fldCharType="end"/>
        </w:r>
      </w:hyperlink>
    </w:p>
    <w:p w14:paraId="2386C75D"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47" w:history="1">
        <w:r w:rsidR="00A1515A" w:rsidRPr="00D63F97">
          <w:rPr>
            <w:rStyle w:val="Hyperlink"/>
            <w:rFonts w:ascii="Times New Roman" w:hAnsi="Times New Roman" w:cs="Times New Roman"/>
            <w:noProof/>
            <w:szCs w:val="26"/>
          </w:rPr>
          <w:t>Hình 5</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thông báo</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_Toc478912547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15</w:t>
        </w:r>
        <w:r w:rsidR="00A1515A" w:rsidRPr="00D63F97">
          <w:rPr>
            <w:rFonts w:ascii="Times New Roman" w:hAnsi="Times New Roman" w:cs="Times New Roman"/>
            <w:noProof/>
            <w:webHidden/>
            <w:szCs w:val="26"/>
          </w:rPr>
          <w:fldChar w:fldCharType="end"/>
        </w:r>
      </w:hyperlink>
    </w:p>
    <w:p w14:paraId="049B01BF"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48" w:history="1">
        <w:r w:rsidR="00A1515A" w:rsidRPr="00D63F97">
          <w:rPr>
            <w:rStyle w:val="Hyperlink"/>
            <w:rFonts w:ascii="Times New Roman" w:hAnsi="Times New Roman" w:cs="Times New Roman"/>
            <w:noProof/>
            <w:szCs w:val="26"/>
          </w:rPr>
          <w:t>Hình 6</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w:t>
        </w:r>
        <w:r w:rsidR="00A1515A" w:rsidRPr="00D63F97">
          <w:rPr>
            <w:rStyle w:val="Hyperlink"/>
            <w:rFonts w:ascii="Times New Roman" w:hAnsi="Times New Roman" w:cs="Times New Roman"/>
            <w:noProof/>
            <w:szCs w:val="26"/>
            <w:lang w:val="en-US"/>
          </w:rPr>
          <w:t xml:space="preserve"> lý</w:t>
        </w:r>
        <w:r w:rsidR="00A1515A" w:rsidRPr="00D63F97">
          <w:rPr>
            <w:rStyle w:val="Hyperlink"/>
            <w:rFonts w:ascii="Times New Roman" w:hAnsi="Times New Roman" w:cs="Times New Roman"/>
            <w:noProof/>
            <w:szCs w:val="26"/>
          </w:rPr>
          <w:t xml:space="preserve"> tài khoản</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_Toc478912548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16</w:t>
        </w:r>
        <w:r w:rsidR="00A1515A" w:rsidRPr="00D63F97">
          <w:rPr>
            <w:rFonts w:ascii="Times New Roman" w:hAnsi="Times New Roman" w:cs="Times New Roman"/>
            <w:noProof/>
            <w:webHidden/>
            <w:szCs w:val="26"/>
          </w:rPr>
          <w:fldChar w:fldCharType="end"/>
        </w:r>
      </w:hyperlink>
    </w:p>
    <w:p w14:paraId="499EB063"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49" w:history="1">
        <w:r w:rsidR="00A1515A" w:rsidRPr="00D63F97">
          <w:rPr>
            <w:rStyle w:val="Hyperlink"/>
            <w:rFonts w:ascii="Times New Roman" w:hAnsi="Times New Roman" w:cs="Times New Roman"/>
            <w:noProof/>
            <w:szCs w:val="26"/>
          </w:rPr>
          <w:t>Hình 7</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w:t>
        </w:r>
        <w:r w:rsidR="00A1515A" w:rsidRPr="00D63F97">
          <w:rPr>
            <w:rStyle w:val="Hyperlink"/>
            <w:rFonts w:ascii="Times New Roman" w:hAnsi="Times New Roman" w:cs="Times New Roman"/>
            <w:noProof/>
            <w:szCs w:val="26"/>
            <w:lang w:val="en-US"/>
          </w:rPr>
          <w:t xml:space="preserve"> lý</w:t>
        </w:r>
        <w:r w:rsidR="00A1515A" w:rsidRPr="00D63F97">
          <w:rPr>
            <w:rStyle w:val="Hyperlink"/>
            <w:rFonts w:ascii="Times New Roman" w:hAnsi="Times New Roman" w:cs="Times New Roman"/>
            <w:noProof/>
            <w:szCs w:val="26"/>
          </w:rPr>
          <w:t xml:space="preserve"> tài </w:t>
        </w:r>
        <w:r w:rsidR="00A1515A" w:rsidRPr="00D63F97">
          <w:rPr>
            <w:rStyle w:val="Hyperlink"/>
            <w:rFonts w:ascii="Times New Roman" w:hAnsi="Times New Roman" w:cs="Times New Roman"/>
            <w:noProof/>
            <w:szCs w:val="26"/>
            <w:lang w:val="en-US"/>
          </w:rPr>
          <w:t>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_Toc478912549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16</w:t>
        </w:r>
        <w:r w:rsidR="00A1515A" w:rsidRPr="00D63F97">
          <w:rPr>
            <w:rFonts w:ascii="Times New Roman" w:hAnsi="Times New Roman" w:cs="Times New Roman"/>
            <w:noProof/>
            <w:webHidden/>
            <w:szCs w:val="26"/>
          </w:rPr>
          <w:fldChar w:fldCharType="end"/>
        </w:r>
      </w:hyperlink>
    </w:p>
    <w:p w14:paraId="67E1A20D"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0" w:history="1">
        <w:r w:rsidR="00A1515A" w:rsidRPr="00D63F97">
          <w:rPr>
            <w:rStyle w:val="Hyperlink"/>
            <w:rFonts w:ascii="Times New Roman" w:hAnsi="Times New Roman" w:cs="Times New Roman"/>
            <w:noProof/>
            <w:szCs w:val="26"/>
          </w:rPr>
          <w:t>Hình 8</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lĩnh vực</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_Toc478912550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17</w:t>
        </w:r>
        <w:r w:rsidR="00A1515A" w:rsidRPr="00D63F97">
          <w:rPr>
            <w:rFonts w:ascii="Times New Roman" w:hAnsi="Times New Roman" w:cs="Times New Roman"/>
            <w:noProof/>
            <w:webHidden/>
            <w:szCs w:val="26"/>
          </w:rPr>
          <w:fldChar w:fldCharType="end"/>
        </w:r>
      </w:hyperlink>
    </w:p>
    <w:p w14:paraId="5612AFA1"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1" w:history="1">
        <w:r w:rsidR="00A1515A" w:rsidRPr="00D63F97">
          <w:rPr>
            <w:rStyle w:val="Hyperlink"/>
            <w:rFonts w:ascii="Times New Roman" w:hAnsi="Times New Roman" w:cs="Times New Roman"/>
            <w:noProof/>
            <w:szCs w:val="26"/>
          </w:rPr>
          <w:t>Hình 9</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duyệt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_Toc478912551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17</w:t>
        </w:r>
        <w:r w:rsidR="00A1515A" w:rsidRPr="00D63F97">
          <w:rPr>
            <w:rFonts w:ascii="Times New Roman" w:hAnsi="Times New Roman" w:cs="Times New Roman"/>
            <w:noProof/>
            <w:webHidden/>
            <w:szCs w:val="26"/>
          </w:rPr>
          <w:fldChar w:fldCharType="end"/>
        </w:r>
      </w:hyperlink>
    </w:p>
    <w:p w14:paraId="25E88456"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2" w:history="1">
        <w:r w:rsidR="00A1515A" w:rsidRPr="00D63F97">
          <w:rPr>
            <w:rStyle w:val="Hyperlink"/>
            <w:rFonts w:ascii="Times New Roman" w:hAnsi="Times New Roman" w:cs="Times New Roman"/>
            <w:noProof/>
            <w:szCs w:val="26"/>
          </w:rPr>
          <w:t>Hình 10</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 Sơ đồ use-case quản lí tài khoản người dùng</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_Toc478912552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18</w:t>
        </w:r>
        <w:r w:rsidR="00A1515A" w:rsidRPr="00D63F97">
          <w:rPr>
            <w:rFonts w:ascii="Times New Roman" w:hAnsi="Times New Roman" w:cs="Times New Roman"/>
            <w:noProof/>
            <w:webHidden/>
            <w:szCs w:val="26"/>
          </w:rPr>
          <w:fldChar w:fldCharType="end"/>
        </w:r>
      </w:hyperlink>
    </w:p>
    <w:p w14:paraId="6429B0B4"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3" w:history="1">
        <w:r w:rsidR="00A1515A" w:rsidRPr="00D63F97">
          <w:rPr>
            <w:rStyle w:val="Hyperlink"/>
            <w:rFonts w:ascii="Times New Roman" w:hAnsi="Times New Roman" w:cs="Times New Roman"/>
            <w:noProof/>
            <w:szCs w:val="26"/>
          </w:rPr>
          <w:t>Hình 11</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 xml:space="preserve">Sơ đồ use-case </w:t>
        </w:r>
        <w:r w:rsidR="00A1515A" w:rsidRPr="00D63F97">
          <w:rPr>
            <w:rStyle w:val="Hyperlink"/>
            <w:rFonts w:ascii="Times New Roman" w:hAnsi="Times New Roman" w:cs="Times New Roman"/>
            <w:noProof/>
            <w:szCs w:val="26"/>
            <w:lang w:val="en-US"/>
          </w:rPr>
          <w:t>đăng ký mượn – xem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_Toc478912553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18</w:t>
        </w:r>
        <w:r w:rsidR="00A1515A" w:rsidRPr="00D63F97">
          <w:rPr>
            <w:rFonts w:ascii="Times New Roman" w:hAnsi="Times New Roman" w:cs="Times New Roman"/>
            <w:noProof/>
            <w:webHidden/>
            <w:szCs w:val="26"/>
          </w:rPr>
          <w:fldChar w:fldCharType="end"/>
        </w:r>
      </w:hyperlink>
    </w:p>
    <w:p w14:paraId="2E6CE4F3"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4" w:history="1">
        <w:r w:rsidR="00A1515A" w:rsidRPr="00D63F97">
          <w:rPr>
            <w:rStyle w:val="Hyperlink"/>
            <w:rFonts w:ascii="Times New Roman" w:hAnsi="Times New Roman" w:cs="Times New Roman"/>
            <w:noProof/>
            <w:szCs w:val="26"/>
          </w:rPr>
          <w:t>Hình 12</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tuần tự use-case Thêm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_Toc478912554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28</w:t>
        </w:r>
        <w:r w:rsidR="00A1515A" w:rsidRPr="00D63F97">
          <w:rPr>
            <w:rFonts w:ascii="Times New Roman" w:hAnsi="Times New Roman" w:cs="Times New Roman"/>
            <w:noProof/>
            <w:webHidden/>
            <w:szCs w:val="26"/>
          </w:rPr>
          <w:fldChar w:fldCharType="end"/>
        </w:r>
      </w:hyperlink>
    </w:p>
    <w:p w14:paraId="229805E9"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5" w:history="1">
        <w:r w:rsidR="00A1515A" w:rsidRPr="00D63F97">
          <w:rPr>
            <w:rStyle w:val="Hyperlink"/>
            <w:rFonts w:ascii="Times New Roman" w:hAnsi="Times New Roman" w:cs="Times New Roman"/>
            <w:noProof/>
            <w:szCs w:val="26"/>
          </w:rPr>
          <w:t>Hình 13</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tuần tự use-case Đăng ký mượn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_Toc478912555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29</w:t>
        </w:r>
        <w:r w:rsidR="00A1515A" w:rsidRPr="00D63F97">
          <w:rPr>
            <w:rFonts w:ascii="Times New Roman" w:hAnsi="Times New Roman" w:cs="Times New Roman"/>
            <w:noProof/>
            <w:webHidden/>
            <w:szCs w:val="26"/>
          </w:rPr>
          <w:fldChar w:fldCharType="end"/>
        </w:r>
      </w:hyperlink>
    </w:p>
    <w:p w14:paraId="3D2787FF"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6" w:history="1">
        <w:r w:rsidR="00A1515A" w:rsidRPr="00D63F97">
          <w:rPr>
            <w:rStyle w:val="Hyperlink"/>
            <w:rFonts w:ascii="Times New Roman" w:hAnsi="Times New Roman" w:cs="Times New Roman"/>
            <w:noProof/>
            <w:szCs w:val="26"/>
          </w:rPr>
          <w:t>Hình 14</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tuần tự use-case Duyệt yêu cầu</w:t>
        </w:r>
        <w:r w:rsidR="00A1515A" w:rsidRPr="00D63F97">
          <w:rPr>
            <w:rStyle w:val="Hyperlink"/>
            <w:rFonts w:ascii="Times New Roman" w:hAnsi="Times New Roman" w:cs="Times New Roman"/>
            <w:noProof/>
            <w:szCs w:val="26"/>
            <w:lang w:val="en-US"/>
          </w:rPr>
          <w:t xml:space="preserve"> đăng ký mượn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_Toc478912556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30</w:t>
        </w:r>
        <w:r w:rsidR="00A1515A" w:rsidRPr="00D63F97">
          <w:rPr>
            <w:rFonts w:ascii="Times New Roman" w:hAnsi="Times New Roman" w:cs="Times New Roman"/>
            <w:noProof/>
            <w:webHidden/>
            <w:szCs w:val="26"/>
          </w:rPr>
          <w:fldChar w:fldCharType="end"/>
        </w:r>
      </w:hyperlink>
    </w:p>
    <w:p w14:paraId="30991F00"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7" w:history="1">
        <w:r w:rsidR="00A1515A" w:rsidRPr="00D63F97">
          <w:rPr>
            <w:rStyle w:val="Hyperlink"/>
            <w:rFonts w:ascii="Times New Roman" w:hAnsi="Times New Roman" w:cs="Times New Roman"/>
            <w:noProof/>
            <w:szCs w:val="26"/>
          </w:rPr>
          <w:t>Hình 15</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lớp tổng quát</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_Toc478912557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31</w:t>
        </w:r>
        <w:r w:rsidR="00A1515A" w:rsidRPr="00D63F97">
          <w:rPr>
            <w:rFonts w:ascii="Times New Roman" w:hAnsi="Times New Roman" w:cs="Times New Roman"/>
            <w:noProof/>
            <w:webHidden/>
            <w:szCs w:val="26"/>
          </w:rPr>
          <w:fldChar w:fldCharType="end"/>
        </w:r>
      </w:hyperlink>
    </w:p>
    <w:p w14:paraId="7D4702E9"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8" w:history="1">
        <w:r w:rsidR="00A1515A" w:rsidRPr="00D63F97">
          <w:rPr>
            <w:rStyle w:val="Hyperlink"/>
            <w:rFonts w:ascii="Times New Roman" w:hAnsi="Times New Roman" w:cs="Times New Roman"/>
            <w:noProof/>
            <w:szCs w:val="26"/>
          </w:rPr>
          <w:t>Hình 16</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Giao diện trang chủ.</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_Toc478912558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37</w:t>
        </w:r>
        <w:r w:rsidR="00A1515A" w:rsidRPr="00D63F97">
          <w:rPr>
            <w:rFonts w:ascii="Times New Roman" w:hAnsi="Times New Roman" w:cs="Times New Roman"/>
            <w:noProof/>
            <w:webHidden/>
            <w:szCs w:val="26"/>
          </w:rPr>
          <w:fldChar w:fldCharType="end"/>
        </w:r>
      </w:hyperlink>
    </w:p>
    <w:p w14:paraId="2847A287"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59" w:history="1">
        <w:r w:rsidR="00A1515A" w:rsidRPr="00D63F97">
          <w:rPr>
            <w:rStyle w:val="Hyperlink"/>
            <w:rFonts w:ascii="Times New Roman" w:hAnsi="Times New Roman" w:cs="Times New Roman"/>
            <w:noProof/>
            <w:szCs w:val="26"/>
          </w:rPr>
          <w:t>Hình 17</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Giao diện đăng ký mượn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_Toc478912559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38</w:t>
        </w:r>
        <w:r w:rsidR="00A1515A" w:rsidRPr="00D63F97">
          <w:rPr>
            <w:rFonts w:ascii="Times New Roman" w:hAnsi="Times New Roman" w:cs="Times New Roman"/>
            <w:noProof/>
            <w:webHidden/>
            <w:szCs w:val="26"/>
          </w:rPr>
          <w:fldChar w:fldCharType="end"/>
        </w:r>
      </w:hyperlink>
    </w:p>
    <w:p w14:paraId="5F32CE83" w14:textId="77777777" w:rsidR="00A1515A" w:rsidRPr="00D63F97" w:rsidRDefault="006C28E3">
      <w:pPr>
        <w:pStyle w:val="TableofFigures"/>
        <w:tabs>
          <w:tab w:val="right" w:leader="dot" w:pos="8210"/>
        </w:tabs>
        <w:rPr>
          <w:rFonts w:ascii="Times New Roman" w:hAnsi="Times New Roman" w:cs="Times New Roman"/>
          <w:noProof/>
          <w:szCs w:val="26"/>
          <w:lang w:val="en-US"/>
        </w:rPr>
      </w:pPr>
      <w:hyperlink w:anchor="_Toc478912560" w:history="1">
        <w:r w:rsidR="00A1515A" w:rsidRPr="00D63F97">
          <w:rPr>
            <w:rStyle w:val="Hyperlink"/>
            <w:rFonts w:ascii="Times New Roman" w:hAnsi="Times New Roman" w:cs="Times New Roman"/>
            <w:noProof/>
            <w:szCs w:val="26"/>
          </w:rPr>
          <w:t>Hình 18</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Giao diện</w:t>
        </w:r>
        <w:r w:rsidR="00A1515A" w:rsidRPr="00D63F97">
          <w:rPr>
            <w:rStyle w:val="Hyperlink"/>
            <w:rFonts w:ascii="Times New Roman" w:hAnsi="Times New Roman" w:cs="Times New Roman"/>
            <w:noProof/>
            <w:szCs w:val="26"/>
            <w:lang w:val="en-US"/>
          </w:rPr>
          <w:t xml:space="preserve"> trang</w:t>
        </w:r>
        <w:r w:rsidR="00A1515A" w:rsidRPr="00D63F97">
          <w:rPr>
            <w:rStyle w:val="Hyperlink"/>
            <w:rFonts w:ascii="Times New Roman" w:hAnsi="Times New Roman" w:cs="Times New Roman"/>
            <w:noProof/>
            <w:szCs w:val="26"/>
          </w:rPr>
          <w:t xml:space="preserve"> quản lý.</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_Toc478912560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38</w:t>
        </w:r>
        <w:r w:rsidR="00A1515A" w:rsidRPr="00D63F97">
          <w:rPr>
            <w:rFonts w:ascii="Times New Roman" w:hAnsi="Times New Roman" w:cs="Times New Roman"/>
            <w:noProof/>
            <w:webHidden/>
            <w:szCs w:val="26"/>
          </w:rPr>
          <w:fldChar w:fldCharType="end"/>
        </w:r>
      </w:hyperlink>
    </w:p>
    <w:p w14:paraId="3B295DA5" w14:textId="77777777" w:rsidR="005C01A5" w:rsidRPr="00D63F97" w:rsidRDefault="00A1515A" w:rsidP="005C01A5">
      <w:pPr>
        <w:rPr>
          <w:rFonts w:ascii="Times New Roman" w:hAnsi="Times New Roman" w:cs="Times New Roman"/>
          <w:szCs w:val="26"/>
          <w:lang w:val="en-US"/>
        </w:rPr>
      </w:pPr>
      <w:r w:rsidRPr="00D63F97">
        <w:rPr>
          <w:rFonts w:ascii="Times New Roman" w:hAnsi="Times New Roman" w:cs="Times New Roman"/>
          <w:szCs w:val="26"/>
          <w:lang w:val="en-US"/>
        </w:rPr>
        <w:fldChar w:fldCharType="end"/>
      </w:r>
    </w:p>
    <w:p w14:paraId="3CFA458E" w14:textId="77777777" w:rsidR="005C01A5" w:rsidRPr="00D63F97" w:rsidRDefault="005C01A5" w:rsidP="005C01A5">
      <w:pPr>
        <w:rPr>
          <w:rFonts w:ascii="Times New Roman" w:hAnsi="Times New Roman" w:cs="Times New Roman"/>
          <w:szCs w:val="26"/>
          <w:lang w:val="en-US"/>
        </w:rPr>
      </w:pPr>
    </w:p>
    <w:p w14:paraId="684B1E6B" w14:textId="77777777" w:rsidR="005C01A5" w:rsidRPr="00D63F97" w:rsidRDefault="005C01A5" w:rsidP="005C01A5">
      <w:pPr>
        <w:rPr>
          <w:rFonts w:ascii="Times New Roman" w:hAnsi="Times New Roman" w:cs="Times New Roman"/>
          <w:szCs w:val="26"/>
          <w:lang w:val="en-US"/>
        </w:rPr>
      </w:pPr>
    </w:p>
    <w:p w14:paraId="24DAD3CD" w14:textId="77777777" w:rsidR="005C01A5" w:rsidRPr="00D63F97" w:rsidRDefault="005C01A5" w:rsidP="005C01A5">
      <w:pPr>
        <w:rPr>
          <w:rFonts w:ascii="Times New Roman" w:hAnsi="Times New Roman" w:cs="Times New Roman"/>
          <w:szCs w:val="26"/>
          <w:lang w:val="en-US"/>
        </w:rPr>
      </w:pPr>
    </w:p>
    <w:p w14:paraId="79FC2CA5" w14:textId="77777777" w:rsidR="005C01A5" w:rsidRPr="00D63F97" w:rsidRDefault="005C01A5" w:rsidP="005C01A5">
      <w:pPr>
        <w:rPr>
          <w:rFonts w:ascii="Times New Roman" w:hAnsi="Times New Roman" w:cs="Times New Roman"/>
          <w:szCs w:val="26"/>
          <w:lang w:val="en-US"/>
        </w:rPr>
      </w:pPr>
    </w:p>
    <w:p w14:paraId="5A49B997" w14:textId="77777777" w:rsidR="005C01A5" w:rsidRPr="00D63F97" w:rsidRDefault="005C01A5" w:rsidP="005C01A5">
      <w:pPr>
        <w:rPr>
          <w:rFonts w:ascii="Times New Roman" w:hAnsi="Times New Roman" w:cs="Times New Roman"/>
          <w:szCs w:val="26"/>
          <w:lang w:val="en-US"/>
        </w:rPr>
      </w:pPr>
    </w:p>
    <w:p w14:paraId="5961B53D" w14:textId="77777777" w:rsidR="005C01A5" w:rsidRPr="00D63F97" w:rsidRDefault="005C01A5" w:rsidP="005C01A5">
      <w:pPr>
        <w:rPr>
          <w:rFonts w:ascii="Times New Roman" w:hAnsi="Times New Roman" w:cs="Times New Roman"/>
          <w:szCs w:val="26"/>
          <w:lang w:val="en-US"/>
        </w:rPr>
      </w:pPr>
    </w:p>
    <w:p w14:paraId="1472C7C5" w14:textId="77777777" w:rsidR="005C01A5" w:rsidRPr="00D63F97" w:rsidRDefault="005C01A5" w:rsidP="005C01A5">
      <w:pPr>
        <w:rPr>
          <w:rFonts w:ascii="Times New Roman" w:hAnsi="Times New Roman" w:cs="Times New Roman"/>
          <w:szCs w:val="26"/>
          <w:lang w:val="en-US"/>
        </w:rPr>
      </w:pPr>
    </w:p>
    <w:p w14:paraId="1266858B" w14:textId="77777777" w:rsidR="005C01A5" w:rsidRPr="00D63F97" w:rsidRDefault="005C01A5" w:rsidP="005C01A5">
      <w:pPr>
        <w:rPr>
          <w:rFonts w:ascii="Times New Roman" w:hAnsi="Times New Roman" w:cs="Times New Roman"/>
          <w:szCs w:val="26"/>
          <w:lang w:val="en-US"/>
        </w:rPr>
      </w:pPr>
    </w:p>
    <w:p w14:paraId="021DE916" w14:textId="77777777" w:rsidR="005C01A5" w:rsidRPr="00D63F97" w:rsidRDefault="005C01A5" w:rsidP="005C01A5">
      <w:pPr>
        <w:rPr>
          <w:rFonts w:ascii="Times New Roman" w:hAnsi="Times New Roman" w:cs="Times New Roman"/>
          <w:szCs w:val="26"/>
          <w:lang w:val="en-US"/>
        </w:rPr>
      </w:pPr>
    </w:p>
    <w:p w14:paraId="50839E53" w14:textId="77777777" w:rsidR="004B285C" w:rsidRPr="00D63F97" w:rsidRDefault="004B285C" w:rsidP="00D63F97">
      <w:pPr>
        <w:pStyle w:val="Heading1"/>
        <w:jc w:val="center"/>
        <w:rPr>
          <w:rFonts w:ascii="Times New Roman" w:hAnsi="Times New Roman" w:cs="Times New Roman"/>
          <w:color w:val="000000" w:themeColor="text1"/>
          <w:sz w:val="26"/>
          <w:szCs w:val="26"/>
          <w:lang w:val="en-US"/>
        </w:rPr>
      </w:pPr>
      <w:bookmarkStart w:id="18" w:name="_Toc478913190"/>
      <w:r w:rsidRPr="00D63F97">
        <w:rPr>
          <w:rFonts w:ascii="Times New Roman" w:hAnsi="Times New Roman" w:cs="Times New Roman"/>
          <w:color w:val="000000" w:themeColor="text1"/>
          <w:sz w:val="26"/>
          <w:szCs w:val="26"/>
          <w:lang w:val="en-US"/>
        </w:rPr>
        <w:lastRenderedPageBreak/>
        <w:t>DANH MỤC BẢNG</w:t>
      </w:r>
      <w:bookmarkEnd w:id="18"/>
    </w:p>
    <w:p w14:paraId="645DABDF" w14:textId="77777777" w:rsidR="004B285C" w:rsidRPr="00D63F97" w:rsidRDefault="004B285C">
      <w:pPr>
        <w:pStyle w:val="TableofFigures"/>
        <w:tabs>
          <w:tab w:val="right" w:leader="dot" w:pos="8210"/>
        </w:tabs>
        <w:rPr>
          <w:rFonts w:ascii="Times New Roman" w:hAnsi="Times New Roman" w:cs="Times New Roman"/>
          <w:noProof/>
          <w:szCs w:val="26"/>
          <w:lang w:val="en-US"/>
        </w:rPr>
      </w:pPr>
      <w:r w:rsidRPr="00D63F97">
        <w:rPr>
          <w:rFonts w:ascii="Times New Roman" w:hAnsi="Times New Roman" w:cs="Times New Roman"/>
          <w:szCs w:val="26"/>
          <w:lang w:val="en-US"/>
        </w:rPr>
        <w:fldChar w:fldCharType="begin"/>
      </w:r>
      <w:r w:rsidRPr="00D63F97">
        <w:rPr>
          <w:rFonts w:ascii="Times New Roman" w:hAnsi="Times New Roman" w:cs="Times New Roman"/>
          <w:szCs w:val="26"/>
          <w:lang w:val="en-US"/>
        </w:rPr>
        <w:instrText xml:space="preserve"> TOC \h \z \c "Bảng" </w:instrText>
      </w:r>
      <w:r w:rsidRPr="00D63F97">
        <w:rPr>
          <w:rFonts w:ascii="Times New Roman" w:hAnsi="Times New Roman" w:cs="Times New Roman"/>
          <w:szCs w:val="26"/>
          <w:lang w:val="en-US"/>
        </w:rPr>
        <w:fldChar w:fldCharType="separate"/>
      </w:r>
      <w:hyperlink w:anchor="_Toc478912605" w:history="1">
        <w:r w:rsidRPr="00D63F97">
          <w:rPr>
            <w:rStyle w:val="Hyperlink"/>
            <w:rFonts w:ascii="Times New Roman" w:hAnsi="Times New Roman" w:cs="Times New Roman"/>
            <w:noProof/>
            <w:szCs w:val="26"/>
          </w:rPr>
          <w:t>Bảng 1</w:t>
        </w:r>
        <w:r w:rsidRPr="00D63F97">
          <w:rPr>
            <w:rStyle w:val="Hyperlink"/>
            <w:rFonts w:ascii="Times New Roman" w:hAnsi="Times New Roman" w:cs="Times New Roman"/>
            <w:noProof/>
            <w:szCs w:val="26"/>
            <w:lang w:val="en-US"/>
          </w:rPr>
          <w:t xml:space="preserve">: </w:t>
        </w:r>
        <w:r w:rsidRPr="00D63F97">
          <w:rPr>
            <w:rStyle w:val="Hyperlink"/>
            <w:rFonts w:ascii="Times New Roman" w:hAnsi="Times New Roman" w:cs="Times New Roman"/>
            <w:noProof/>
            <w:szCs w:val="26"/>
          </w:rPr>
          <w:t>Mô tả đối tượng và phạm vi ứng dụng</w:t>
        </w:r>
        <w:r w:rsidRPr="00D63F97">
          <w:rPr>
            <w:rFonts w:ascii="Times New Roman" w:hAnsi="Times New Roman" w:cs="Times New Roman"/>
            <w:noProof/>
            <w:webHidden/>
            <w:szCs w:val="26"/>
          </w:rPr>
          <w:tab/>
        </w:r>
        <w:r w:rsidRPr="00D63F97">
          <w:rPr>
            <w:rFonts w:ascii="Times New Roman" w:hAnsi="Times New Roman" w:cs="Times New Roman"/>
            <w:noProof/>
            <w:webHidden/>
            <w:szCs w:val="26"/>
          </w:rPr>
          <w:fldChar w:fldCharType="begin"/>
        </w:r>
        <w:r w:rsidRPr="00D63F97">
          <w:rPr>
            <w:rFonts w:ascii="Times New Roman" w:hAnsi="Times New Roman" w:cs="Times New Roman"/>
            <w:noProof/>
            <w:webHidden/>
            <w:szCs w:val="26"/>
          </w:rPr>
          <w:instrText xml:space="preserve"> PAGEREF _Toc478912605 \h </w:instrText>
        </w:r>
        <w:r w:rsidRPr="00D63F97">
          <w:rPr>
            <w:rFonts w:ascii="Times New Roman" w:hAnsi="Times New Roman" w:cs="Times New Roman"/>
            <w:noProof/>
            <w:webHidden/>
            <w:szCs w:val="26"/>
          </w:rPr>
        </w:r>
        <w:r w:rsidRPr="00D63F97">
          <w:rPr>
            <w:rFonts w:ascii="Times New Roman" w:hAnsi="Times New Roman" w:cs="Times New Roman"/>
            <w:noProof/>
            <w:webHidden/>
            <w:szCs w:val="26"/>
          </w:rPr>
          <w:fldChar w:fldCharType="separate"/>
        </w:r>
        <w:r w:rsidRPr="00D63F97">
          <w:rPr>
            <w:rFonts w:ascii="Times New Roman" w:hAnsi="Times New Roman" w:cs="Times New Roman"/>
            <w:noProof/>
            <w:webHidden/>
            <w:szCs w:val="26"/>
          </w:rPr>
          <w:t>5</w:t>
        </w:r>
        <w:r w:rsidRPr="00D63F97">
          <w:rPr>
            <w:rFonts w:ascii="Times New Roman" w:hAnsi="Times New Roman" w:cs="Times New Roman"/>
            <w:noProof/>
            <w:webHidden/>
            <w:szCs w:val="26"/>
          </w:rPr>
          <w:fldChar w:fldCharType="end"/>
        </w:r>
      </w:hyperlink>
    </w:p>
    <w:p w14:paraId="7897730F"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06" w:history="1">
        <w:r w:rsidR="004B285C" w:rsidRPr="00D63F97">
          <w:rPr>
            <w:rStyle w:val="Hyperlink"/>
            <w:rFonts w:ascii="Times New Roman" w:hAnsi="Times New Roman" w:cs="Times New Roman"/>
            <w:noProof/>
            <w:szCs w:val="26"/>
          </w:rPr>
          <w:t>Bảng 2</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Mô tả mức độ rủi ro của dự án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10</w:t>
        </w:r>
        <w:r w:rsidR="004B285C" w:rsidRPr="00D63F97">
          <w:rPr>
            <w:rFonts w:ascii="Times New Roman" w:hAnsi="Times New Roman" w:cs="Times New Roman"/>
            <w:noProof/>
            <w:webHidden/>
            <w:szCs w:val="26"/>
          </w:rPr>
          <w:fldChar w:fldCharType="end"/>
        </w:r>
      </w:hyperlink>
    </w:p>
    <w:p w14:paraId="6525F99D"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07" w:history="1">
        <w:r w:rsidR="004B285C" w:rsidRPr="00D63F97">
          <w:rPr>
            <w:rStyle w:val="Hyperlink"/>
            <w:rFonts w:ascii="Times New Roman" w:hAnsi="Times New Roman" w:cs="Times New Roman"/>
            <w:noProof/>
            <w:szCs w:val="26"/>
          </w:rPr>
          <w:t>Bảng 3</w:t>
        </w:r>
        <w:r w:rsidR="004B285C" w:rsidRPr="00D63F97">
          <w:rPr>
            <w:rStyle w:val="Hyperlink"/>
            <w:rFonts w:ascii="Times New Roman" w:hAnsi="Times New Roman" w:cs="Times New Roman"/>
            <w:noProof/>
            <w:szCs w:val="26"/>
            <w:lang w:val="en-US"/>
          </w:rPr>
          <w:t>:</w:t>
        </w:r>
        <w:r w:rsidR="004B285C" w:rsidRPr="00D63F97">
          <w:rPr>
            <w:rStyle w:val="Hyperlink"/>
            <w:rFonts w:ascii="Times New Roman" w:hAnsi="Times New Roman" w:cs="Times New Roman"/>
            <w:noProof/>
            <w:szCs w:val="26"/>
          </w:rPr>
          <w:t xml:space="preserve"> Bảng phân tích các chức năng chính của website</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_Toc478912607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12</w:t>
        </w:r>
        <w:r w:rsidR="004B285C" w:rsidRPr="00D63F97">
          <w:rPr>
            <w:rFonts w:ascii="Times New Roman" w:hAnsi="Times New Roman" w:cs="Times New Roman"/>
            <w:noProof/>
            <w:webHidden/>
            <w:szCs w:val="26"/>
          </w:rPr>
          <w:fldChar w:fldCharType="end"/>
        </w:r>
      </w:hyperlink>
    </w:p>
    <w:p w14:paraId="7CE5DCEA"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08" w:history="1">
        <w:r w:rsidR="004B285C" w:rsidRPr="00D63F97">
          <w:rPr>
            <w:rStyle w:val="Hyperlink"/>
            <w:rFonts w:ascii="Times New Roman" w:hAnsi="Times New Roman" w:cs="Times New Roman"/>
            <w:noProof/>
            <w:szCs w:val="26"/>
          </w:rPr>
          <w:t>Bảng 4</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cơ quan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_Toc478912608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18</w:t>
        </w:r>
        <w:r w:rsidR="004B285C" w:rsidRPr="00D63F97">
          <w:rPr>
            <w:rFonts w:ascii="Times New Roman" w:hAnsi="Times New Roman" w:cs="Times New Roman"/>
            <w:noProof/>
            <w:webHidden/>
            <w:szCs w:val="26"/>
          </w:rPr>
          <w:fldChar w:fldCharType="end"/>
        </w:r>
      </w:hyperlink>
    </w:p>
    <w:p w14:paraId="1958F7E5"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09" w:history="1">
        <w:r w:rsidR="004B285C" w:rsidRPr="00D63F97">
          <w:rPr>
            <w:rStyle w:val="Hyperlink"/>
            <w:rFonts w:ascii="Times New Roman" w:hAnsi="Times New Roman" w:cs="Times New Roman"/>
            <w:noProof/>
            <w:szCs w:val="26"/>
          </w:rPr>
          <w:t>Bảng 5</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cơ quan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_Toc478912609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19</w:t>
        </w:r>
        <w:r w:rsidR="004B285C" w:rsidRPr="00D63F97">
          <w:rPr>
            <w:rFonts w:ascii="Times New Roman" w:hAnsi="Times New Roman" w:cs="Times New Roman"/>
            <w:noProof/>
            <w:webHidden/>
            <w:szCs w:val="26"/>
          </w:rPr>
          <w:fldChar w:fldCharType="end"/>
        </w:r>
      </w:hyperlink>
    </w:p>
    <w:p w14:paraId="052ABB7A"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0" w:history="1">
        <w:r w:rsidR="004B285C" w:rsidRPr="00D63F97">
          <w:rPr>
            <w:rStyle w:val="Hyperlink"/>
            <w:rFonts w:ascii="Times New Roman" w:hAnsi="Times New Roman" w:cs="Times New Roman"/>
            <w:noProof/>
            <w:szCs w:val="26"/>
          </w:rPr>
          <w:t>Bảng 6</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giáo viên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_Toc478912610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19</w:t>
        </w:r>
        <w:r w:rsidR="004B285C" w:rsidRPr="00D63F97">
          <w:rPr>
            <w:rFonts w:ascii="Times New Roman" w:hAnsi="Times New Roman" w:cs="Times New Roman"/>
            <w:noProof/>
            <w:webHidden/>
            <w:szCs w:val="26"/>
          </w:rPr>
          <w:fldChar w:fldCharType="end"/>
        </w:r>
      </w:hyperlink>
    </w:p>
    <w:p w14:paraId="5366DC09"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1" w:history="1">
        <w:r w:rsidR="004B285C" w:rsidRPr="00D63F97">
          <w:rPr>
            <w:rStyle w:val="Hyperlink"/>
            <w:rFonts w:ascii="Times New Roman" w:hAnsi="Times New Roman" w:cs="Times New Roman"/>
            <w:noProof/>
            <w:szCs w:val="26"/>
          </w:rPr>
          <w:t>Bảng 7</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giáo viên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_Toc478912611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20</w:t>
        </w:r>
        <w:r w:rsidR="004B285C" w:rsidRPr="00D63F97">
          <w:rPr>
            <w:rFonts w:ascii="Times New Roman" w:hAnsi="Times New Roman" w:cs="Times New Roman"/>
            <w:noProof/>
            <w:webHidden/>
            <w:szCs w:val="26"/>
          </w:rPr>
          <w:fldChar w:fldCharType="end"/>
        </w:r>
      </w:hyperlink>
    </w:p>
    <w:p w14:paraId="2C141F43"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2" w:history="1">
        <w:r w:rsidR="004B285C" w:rsidRPr="00D63F97">
          <w:rPr>
            <w:rStyle w:val="Hyperlink"/>
            <w:rFonts w:ascii="Times New Roman" w:hAnsi="Times New Roman" w:cs="Times New Roman"/>
            <w:noProof/>
            <w:szCs w:val="26"/>
          </w:rPr>
          <w:t>Bảng 8</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lớp</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_Toc478912612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20</w:t>
        </w:r>
        <w:r w:rsidR="004B285C" w:rsidRPr="00D63F97">
          <w:rPr>
            <w:rFonts w:ascii="Times New Roman" w:hAnsi="Times New Roman" w:cs="Times New Roman"/>
            <w:noProof/>
            <w:webHidden/>
            <w:szCs w:val="26"/>
          </w:rPr>
          <w:fldChar w:fldCharType="end"/>
        </w:r>
      </w:hyperlink>
    </w:p>
    <w:p w14:paraId="1B000696"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3" w:history="1">
        <w:r w:rsidR="004B285C" w:rsidRPr="00D63F97">
          <w:rPr>
            <w:rStyle w:val="Hyperlink"/>
            <w:rFonts w:ascii="Times New Roman" w:hAnsi="Times New Roman" w:cs="Times New Roman"/>
            <w:noProof/>
            <w:szCs w:val="26"/>
          </w:rPr>
          <w:t>Bảng 9</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lớp</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_Toc478912613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21</w:t>
        </w:r>
        <w:r w:rsidR="004B285C" w:rsidRPr="00D63F97">
          <w:rPr>
            <w:rFonts w:ascii="Times New Roman" w:hAnsi="Times New Roman" w:cs="Times New Roman"/>
            <w:noProof/>
            <w:webHidden/>
            <w:szCs w:val="26"/>
          </w:rPr>
          <w:fldChar w:fldCharType="end"/>
        </w:r>
      </w:hyperlink>
    </w:p>
    <w:p w14:paraId="6B0979A3"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4" w:history="1">
        <w:r w:rsidR="004B285C" w:rsidRPr="00D63F97">
          <w:rPr>
            <w:rStyle w:val="Hyperlink"/>
            <w:rFonts w:ascii="Times New Roman" w:hAnsi="Times New Roman" w:cs="Times New Roman"/>
            <w:noProof/>
            <w:szCs w:val="26"/>
          </w:rPr>
          <w:t>Bảng 10</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 xml:space="preserve"> Đặc tả use-case thêm thông báo</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_Toc478912614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21</w:t>
        </w:r>
        <w:r w:rsidR="004B285C" w:rsidRPr="00D63F97">
          <w:rPr>
            <w:rFonts w:ascii="Times New Roman" w:hAnsi="Times New Roman" w:cs="Times New Roman"/>
            <w:noProof/>
            <w:webHidden/>
            <w:szCs w:val="26"/>
          </w:rPr>
          <w:fldChar w:fldCharType="end"/>
        </w:r>
      </w:hyperlink>
    </w:p>
    <w:p w14:paraId="658C578D"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5" w:history="1">
        <w:r w:rsidR="004B285C" w:rsidRPr="00D63F97">
          <w:rPr>
            <w:rStyle w:val="Hyperlink"/>
            <w:rFonts w:ascii="Times New Roman" w:hAnsi="Times New Roman" w:cs="Times New Roman"/>
            <w:noProof/>
            <w:szCs w:val="26"/>
          </w:rPr>
          <w:t>Bảng 11</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thông báo</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_Toc478912615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22</w:t>
        </w:r>
        <w:r w:rsidR="004B285C" w:rsidRPr="00D63F97">
          <w:rPr>
            <w:rFonts w:ascii="Times New Roman" w:hAnsi="Times New Roman" w:cs="Times New Roman"/>
            <w:noProof/>
            <w:webHidden/>
            <w:szCs w:val="26"/>
          </w:rPr>
          <w:fldChar w:fldCharType="end"/>
        </w:r>
      </w:hyperlink>
    </w:p>
    <w:p w14:paraId="5407A772"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6" w:history="1">
        <w:r w:rsidR="004B285C" w:rsidRPr="00D63F97">
          <w:rPr>
            <w:rStyle w:val="Hyperlink"/>
            <w:rFonts w:ascii="Times New Roman" w:hAnsi="Times New Roman" w:cs="Times New Roman"/>
            <w:noProof/>
            <w:szCs w:val="26"/>
          </w:rPr>
          <w:t>Bảng 12</w:t>
        </w:r>
        <w:r w:rsidR="004B285C" w:rsidRPr="00D63F97">
          <w:rPr>
            <w:rStyle w:val="Hyperlink"/>
            <w:rFonts w:ascii="Times New Roman" w:hAnsi="Times New Roman" w:cs="Times New Roman"/>
            <w:noProof/>
            <w:szCs w:val="26"/>
            <w:lang w:val="en-US"/>
          </w:rPr>
          <w:t>:</w:t>
        </w:r>
        <w:r w:rsidR="004B285C" w:rsidRPr="00D63F97">
          <w:rPr>
            <w:rStyle w:val="Hyperlink"/>
            <w:rFonts w:ascii="Times New Roman" w:hAnsi="Times New Roman" w:cs="Times New Roman"/>
            <w:noProof/>
            <w:szCs w:val="26"/>
          </w:rPr>
          <w:t xml:space="preserve"> Đặc tả use-case thêm tài khoản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22</w:t>
        </w:r>
        <w:r w:rsidR="004B285C" w:rsidRPr="00D63F97">
          <w:rPr>
            <w:rFonts w:ascii="Times New Roman" w:hAnsi="Times New Roman" w:cs="Times New Roman"/>
            <w:noProof/>
            <w:webHidden/>
            <w:szCs w:val="26"/>
          </w:rPr>
          <w:fldChar w:fldCharType="end"/>
        </w:r>
      </w:hyperlink>
    </w:p>
    <w:p w14:paraId="44AF977B"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7" w:history="1">
        <w:r w:rsidR="004B285C" w:rsidRPr="00D63F97">
          <w:rPr>
            <w:rStyle w:val="Hyperlink"/>
            <w:rFonts w:ascii="Times New Roman" w:hAnsi="Times New Roman" w:cs="Times New Roman"/>
            <w:noProof/>
            <w:szCs w:val="26"/>
          </w:rPr>
          <w:t>Bảng 13</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tài khoản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_Toc478912617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23</w:t>
        </w:r>
        <w:r w:rsidR="004B285C" w:rsidRPr="00D63F97">
          <w:rPr>
            <w:rFonts w:ascii="Times New Roman" w:hAnsi="Times New Roman" w:cs="Times New Roman"/>
            <w:noProof/>
            <w:webHidden/>
            <w:szCs w:val="26"/>
          </w:rPr>
          <w:fldChar w:fldCharType="end"/>
        </w:r>
      </w:hyperlink>
    </w:p>
    <w:p w14:paraId="1F532613"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8" w:history="1">
        <w:r w:rsidR="004B285C" w:rsidRPr="00D63F97">
          <w:rPr>
            <w:rStyle w:val="Hyperlink"/>
            <w:rFonts w:ascii="Times New Roman" w:hAnsi="Times New Roman" w:cs="Times New Roman"/>
            <w:noProof/>
            <w:szCs w:val="26"/>
          </w:rPr>
          <w:t>Bảng 14</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_Toc478912618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23</w:t>
        </w:r>
        <w:r w:rsidR="004B285C" w:rsidRPr="00D63F97">
          <w:rPr>
            <w:rFonts w:ascii="Times New Roman" w:hAnsi="Times New Roman" w:cs="Times New Roman"/>
            <w:noProof/>
            <w:webHidden/>
            <w:szCs w:val="26"/>
          </w:rPr>
          <w:fldChar w:fldCharType="end"/>
        </w:r>
      </w:hyperlink>
    </w:p>
    <w:p w14:paraId="53E858F4"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19" w:history="1">
        <w:r w:rsidR="004B285C" w:rsidRPr="00D63F97">
          <w:rPr>
            <w:rStyle w:val="Hyperlink"/>
            <w:rFonts w:ascii="Times New Roman" w:hAnsi="Times New Roman" w:cs="Times New Roman"/>
            <w:noProof/>
            <w:szCs w:val="26"/>
          </w:rPr>
          <w:t>Bảng 15</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_Toc478912619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24</w:t>
        </w:r>
        <w:r w:rsidR="004B285C" w:rsidRPr="00D63F97">
          <w:rPr>
            <w:rFonts w:ascii="Times New Roman" w:hAnsi="Times New Roman" w:cs="Times New Roman"/>
            <w:noProof/>
            <w:webHidden/>
            <w:szCs w:val="26"/>
          </w:rPr>
          <w:fldChar w:fldCharType="end"/>
        </w:r>
      </w:hyperlink>
    </w:p>
    <w:p w14:paraId="13A96F5F"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0" w:history="1">
        <w:r w:rsidR="004B285C" w:rsidRPr="00D63F97">
          <w:rPr>
            <w:rStyle w:val="Hyperlink"/>
            <w:rFonts w:ascii="Times New Roman" w:hAnsi="Times New Roman" w:cs="Times New Roman"/>
            <w:noProof/>
            <w:szCs w:val="26"/>
          </w:rPr>
          <w:t>Bảng 16</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l</w:t>
        </w:r>
        <w:r w:rsidR="004B285C" w:rsidRPr="00D63F97">
          <w:rPr>
            <w:rStyle w:val="Hyperlink"/>
            <w:rFonts w:ascii="Times New Roman" w:hAnsi="Times New Roman" w:cs="Times New Roman"/>
            <w:noProof/>
            <w:szCs w:val="26"/>
            <w:lang w:val="en-US"/>
          </w:rPr>
          <w:t>ĩnh vực</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_Toc478912620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24</w:t>
        </w:r>
        <w:r w:rsidR="004B285C" w:rsidRPr="00D63F97">
          <w:rPr>
            <w:rFonts w:ascii="Times New Roman" w:hAnsi="Times New Roman" w:cs="Times New Roman"/>
            <w:noProof/>
            <w:webHidden/>
            <w:szCs w:val="26"/>
          </w:rPr>
          <w:fldChar w:fldCharType="end"/>
        </w:r>
      </w:hyperlink>
    </w:p>
    <w:p w14:paraId="6622441C"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1" w:history="1">
        <w:r w:rsidR="004B285C" w:rsidRPr="00D63F97">
          <w:rPr>
            <w:rStyle w:val="Hyperlink"/>
            <w:rFonts w:ascii="Times New Roman" w:hAnsi="Times New Roman" w:cs="Times New Roman"/>
            <w:noProof/>
            <w:szCs w:val="26"/>
          </w:rPr>
          <w:t>Bảng 17</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lĩnh vực</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_Toc478912621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25</w:t>
        </w:r>
        <w:r w:rsidR="004B285C" w:rsidRPr="00D63F97">
          <w:rPr>
            <w:rFonts w:ascii="Times New Roman" w:hAnsi="Times New Roman" w:cs="Times New Roman"/>
            <w:noProof/>
            <w:webHidden/>
            <w:szCs w:val="26"/>
          </w:rPr>
          <w:fldChar w:fldCharType="end"/>
        </w:r>
      </w:hyperlink>
    </w:p>
    <w:p w14:paraId="4B9BD3A4"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2" w:history="1">
        <w:r w:rsidR="004B285C" w:rsidRPr="00D63F97">
          <w:rPr>
            <w:rStyle w:val="Hyperlink"/>
            <w:rFonts w:ascii="Times New Roman" w:hAnsi="Times New Roman" w:cs="Times New Roman"/>
            <w:noProof/>
            <w:szCs w:val="26"/>
          </w:rPr>
          <w:t>Bảng 18</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danh sách chờ duyệt</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_Toc478912622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25</w:t>
        </w:r>
        <w:r w:rsidR="004B285C" w:rsidRPr="00D63F97">
          <w:rPr>
            <w:rFonts w:ascii="Times New Roman" w:hAnsi="Times New Roman" w:cs="Times New Roman"/>
            <w:noProof/>
            <w:webHidden/>
            <w:szCs w:val="26"/>
          </w:rPr>
          <w:fldChar w:fldCharType="end"/>
        </w:r>
      </w:hyperlink>
    </w:p>
    <w:p w14:paraId="341322E1"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3" w:history="1">
        <w:r w:rsidR="004B285C" w:rsidRPr="00D63F97">
          <w:rPr>
            <w:rStyle w:val="Hyperlink"/>
            <w:rFonts w:ascii="Times New Roman" w:hAnsi="Times New Roman" w:cs="Times New Roman"/>
            <w:noProof/>
            <w:szCs w:val="26"/>
          </w:rPr>
          <w:t>Bảng 19</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danh sách nhận lại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_Toc478912623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25</w:t>
        </w:r>
        <w:r w:rsidR="004B285C" w:rsidRPr="00D63F97">
          <w:rPr>
            <w:rFonts w:ascii="Times New Roman" w:hAnsi="Times New Roman" w:cs="Times New Roman"/>
            <w:noProof/>
            <w:webHidden/>
            <w:szCs w:val="26"/>
          </w:rPr>
          <w:fldChar w:fldCharType="end"/>
        </w:r>
      </w:hyperlink>
    </w:p>
    <w:p w14:paraId="5D2DE595"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4" w:history="1">
        <w:r w:rsidR="004B285C" w:rsidRPr="00D63F97">
          <w:rPr>
            <w:rStyle w:val="Hyperlink"/>
            <w:rFonts w:ascii="Times New Roman" w:hAnsi="Times New Roman" w:cs="Times New Roman"/>
            <w:noProof/>
            <w:szCs w:val="26"/>
          </w:rPr>
          <w:t>Bảng 20</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danh sách tài liệu đã nhận lại</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_Toc478912624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26</w:t>
        </w:r>
        <w:r w:rsidR="004B285C" w:rsidRPr="00D63F97">
          <w:rPr>
            <w:rFonts w:ascii="Times New Roman" w:hAnsi="Times New Roman" w:cs="Times New Roman"/>
            <w:noProof/>
            <w:webHidden/>
            <w:szCs w:val="26"/>
          </w:rPr>
          <w:fldChar w:fldCharType="end"/>
        </w:r>
      </w:hyperlink>
    </w:p>
    <w:p w14:paraId="44CD68C9"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5" w:history="1">
        <w:r w:rsidR="004B285C" w:rsidRPr="00D63F97">
          <w:rPr>
            <w:rStyle w:val="Hyperlink"/>
            <w:rFonts w:ascii="Times New Roman" w:hAnsi="Times New Roman" w:cs="Times New Roman"/>
            <w:noProof/>
            <w:szCs w:val="26"/>
          </w:rPr>
          <w:t>Bảng 21</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tài liệu đăng ký</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_Toc478912625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26</w:t>
        </w:r>
        <w:r w:rsidR="004B285C" w:rsidRPr="00D63F97">
          <w:rPr>
            <w:rFonts w:ascii="Times New Roman" w:hAnsi="Times New Roman" w:cs="Times New Roman"/>
            <w:noProof/>
            <w:webHidden/>
            <w:szCs w:val="26"/>
          </w:rPr>
          <w:fldChar w:fldCharType="end"/>
        </w:r>
      </w:hyperlink>
    </w:p>
    <w:p w14:paraId="1739B0D4"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6" w:history="1">
        <w:r w:rsidR="004B285C" w:rsidRPr="00D63F97">
          <w:rPr>
            <w:rStyle w:val="Hyperlink"/>
            <w:rFonts w:ascii="Times New Roman" w:hAnsi="Times New Roman" w:cs="Times New Roman"/>
            <w:noProof/>
            <w:szCs w:val="26"/>
          </w:rPr>
          <w:t>Bảng 22</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thông tin tài khoản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27</w:t>
        </w:r>
        <w:r w:rsidR="004B285C" w:rsidRPr="00D63F97">
          <w:rPr>
            <w:rFonts w:ascii="Times New Roman" w:hAnsi="Times New Roman" w:cs="Times New Roman"/>
            <w:noProof/>
            <w:webHidden/>
            <w:szCs w:val="26"/>
          </w:rPr>
          <w:fldChar w:fldCharType="end"/>
        </w:r>
      </w:hyperlink>
    </w:p>
    <w:p w14:paraId="1B416546"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7" w:history="1">
        <w:r w:rsidR="004B285C" w:rsidRPr="00D63F97">
          <w:rPr>
            <w:rStyle w:val="Hyperlink"/>
            <w:rFonts w:ascii="Times New Roman" w:hAnsi="Times New Roman" w:cs="Times New Roman"/>
            <w:noProof/>
            <w:szCs w:val="26"/>
          </w:rPr>
          <w:t>Bảng 23</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 xml:space="preserve">Đặc tả use-case </w:t>
        </w:r>
        <w:r w:rsidR="004B285C" w:rsidRPr="00D63F97">
          <w:rPr>
            <w:rStyle w:val="Hyperlink"/>
            <w:rFonts w:ascii="Times New Roman" w:hAnsi="Times New Roman" w:cs="Times New Roman"/>
            <w:noProof/>
            <w:szCs w:val="26"/>
            <w:lang w:val="en-US"/>
          </w:rPr>
          <w:t>đăng ký mượn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_Toc478912627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27</w:t>
        </w:r>
        <w:r w:rsidR="004B285C" w:rsidRPr="00D63F97">
          <w:rPr>
            <w:rFonts w:ascii="Times New Roman" w:hAnsi="Times New Roman" w:cs="Times New Roman"/>
            <w:noProof/>
            <w:webHidden/>
            <w:szCs w:val="26"/>
          </w:rPr>
          <w:fldChar w:fldCharType="end"/>
        </w:r>
      </w:hyperlink>
    </w:p>
    <w:p w14:paraId="36D6E102"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8" w:history="1">
        <w:r w:rsidR="004B285C" w:rsidRPr="00D63F97">
          <w:rPr>
            <w:rStyle w:val="Hyperlink"/>
            <w:rFonts w:ascii="Times New Roman" w:hAnsi="Times New Roman" w:cs="Times New Roman"/>
            <w:noProof/>
            <w:szCs w:val="26"/>
          </w:rPr>
          <w:t>Bảng 24</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một số lớp đối tượng chính</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_Toc478912628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32</w:t>
        </w:r>
        <w:r w:rsidR="004B285C" w:rsidRPr="00D63F97">
          <w:rPr>
            <w:rFonts w:ascii="Times New Roman" w:hAnsi="Times New Roman" w:cs="Times New Roman"/>
            <w:noProof/>
            <w:webHidden/>
            <w:szCs w:val="26"/>
          </w:rPr>
          <w:fldChar w:fldCharType="end"/>
        </w:r>
      </w:hyperlink>
    </w:p>
    <w:p w14:paraId="6C82D481"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29" w:history="1">
        <w:r w:rsidR="004B285C" w:rsidRPr="00D63F97">
          <w:rPr>
            <w:rStyle w:val="Hyperlink"/>
            <w:rFonts w:ascii="Times New Roman" w:hAnsi="Times New Roman" w:cs="Times New Roman"/>
            <w:noProof/>
            <w:szCs w:val="26"/>
          </w:rPr>
          <w:t>Bảng 25</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category</w:t>
        </w:r>
        <w:r w:rsidR="004B285C" w:rsidRPr="00D63F97">
          <w:rPr>
            <w:rStyle w:val="Hyperlink"/>
            <w:rFonts w:ascii="Times New Roman" w:hAnsi="Times New Roman" w:cs="Times New Roman"/>
            <w:noProof/>
            <w:szCs w:val="26"/>
            <w:lang w:val="en-US"/>
          </w:rPr>
          <w:t>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_Toc478912629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35</w:t>
        </w:r>
        <w:r w:rsidR="004B285C" w:rsidRPr="00D63F97">
          <w:rPr>
            <w:rFonts w:ascii="Times New Roman" w:hAnsi="Times New Roman" w:cs="Times New Roman"/>
            <w:noProof/>
            <w:webHidden/>
            <w:szCs w:val="26"/>
          </w:rPr>
          <w:fldChar w:fldCharType="end"/>
        </w:r>
      </w:hyperlink>
    </w:p>
    <w:p w14:paraId="721F3D57"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30" w:history="1">
        <w:r w:rsidR="004B285C" w:rsidRPr="00D63F97">
          <w:rPr>
            <w:rStyle w:val="Hyperlink"/>
            <w:rFonts w:ascii="Times New Roman" w:hAnsi="Times New Roman" w:cs="Times New Roman"/>
            <w:noProof/>
            <w:szCs w:val="26"/>
          </w:rPr>
          <w:t>Bảng 26</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business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_Toc478912630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35</w:t>
        </w:r>
        <w:r w:rsidR="004B285C" w:rsidRPr="00D63F97">
          <w:rPr>
            <w:rFonts w:ascii="Times New Roman" w:hAnsi="Times New Roman" w:cs="Times New Roman"/>
            <w:noProof/>
            <w:webHidden/>
            <w:szCs w:val="26"/>
          </w:rPr>
          <w:fldChar w:fldCharType="end"/>
        </w:r>
      </w:hyperlink>
    </w:p>
    <w:p w14:paraId="338122C6"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31" w:history="1">
        <w:r w:rsidR="004B285C" w:rsidRPr="00D63F97">
          <w:rPr>
            <w:rStyle w:val="Hyperlink"/>
            <w:rFonts w:ascii="Times New Roman" w:hAnsi="Times New Roman" w:cs="Times New Roman"/>
            <w:noProof/>
            <w:szCs w:val="26"/>
          </w:rPr>
          <w:t>Bảng 27</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class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_Toc478912631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35</w:t>
        </w:r>
        <w:r w:rsidR="004B285C" w:rsidRPr="00D63F97">
          <w:rPr>
            <w:rFonts w:ascii="Times New Roman" w:hAnsi="Times New Roman" w:cs="Times New Roman"/>
            <w:noProof/>
            <w:webHidden/>
            <w:szCs w:val="26"/>
          </w:rPr>
          <w:fldChar w:fldCharType="end"/>
        </w:r>
      </w:hyperlink>
    </w:p>
    <w:p w14:paraId="7C1FDC9E"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32" w:history="1">
        <w:r w:rsidR="004B285C" w:rsidRPr="00D63F97">
          <w:rPr>
            <w:rStyle w:val="Hyperlink"/>
            <w:rFonts w:ascii="Times New Roman" w:hAnsi="Times New Roman" w:cs="Times New Roman"/>
            <w:noProof/>
            <w:szCs w:val="26"/>
          </w:rPr>
          <w:t>Bảng 28</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teacher</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_Toc478912632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35</w:t>
        </w:r>
        <w:r w:rsidR="004B285C" w:rsidRPr="00D63F97">
          <w:rPr>
            <w:rFonts w:ascii="Times New Roman" w:hAnsi="Times New Roman" w:cs="Times New Roman"/>
            <w:noProof/>
            <w:webHidden/>
            <w:szCs w:val="26"/>
          </w:rPr>
          <w:fldChar w:fldCharType="end"/>
        </w:r>
      </w:hyperlink>
    </w:p>
    <w:p w14:paraId="6D5F9FAB"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33" w:history="1">
        <w:r w:rsidR="004B285C" w:rsidRPr="00D63F97">
          <w:rPr>
            <w:rStyle w:val="Hyperlink"/>
            <w:rFonts w:ascii="Times New Roman" w:hAnsi="Times New Roman" w:cs="Times New Roman"/>
            <w:noProof/>
            <w:szCs w:val="26"/>
          </w:rPr>
          <w:t>Bảng 29</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document</w:t>
        </w:r>
        <w:r w:rsidR="004B285C" w:rsidRPr="00D63F97">
          <w:rPr>
            <w:rStyle w:val="Hyperlink"/>
            <w:rFonts w:ascii="Times New Roman" w:hAnsi="Times New Roman" w:cs="Times New Roman"/>
            <w:noProof/>
            <w:szCs w:val="26"/>
            <w:lang w:val="en-US"/>
          </w:rPr>
          <w:t>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_Toc478912633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36</w:t>
        </w:r>
        <w:r w:rsidR="004B285C" w:rsidRPr="00D63F97">
          <w:rPr>
            <w:rFonts w:ascii="Times New Roman" w:hAnsi="Times New Roman" w:cs="Times New Roman"/>
            <w:noProof/>
            <w:webHidden/>
            <w:szCs w:val="26"/>
          </w:rPr>
          <w:fldChar w:fldCharType="end"/>
        </w:r>
      </w:hyperlink>
    </w:p>
    <w:p w14:paraId="087D5025"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34" w:history="1">
        <w:r w:rsidR="004B285C" w:rsidRPr="00D63F97">
          <w:rPr>
            <w:rStyle w:val="Hyperlink"/>
            <w:rFonts w:ascii="Times New Roman" w:hAnsi="Times New Roman" w:cs="Times New Roman"/>
            <w:noProof/>
            <w:szCs w:val="26"/>
          </w:rPr>
          <w:t>Bảng 30</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user</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_Toc478912634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36</w:t>
        </w:r>
        <w:r w:rsidR="004B285C" w:rsidRPr="00D63F97">
          <w:rPr>
            <w:rFonts w:ascii="Times New Roman" w:hAnsi="Times New Roman" w:cs="Times New Roman"/>
            <w:noProof/>
            <w:webHidden/>
            <w:szCs w:val="26"/>
          </w:rPr>
          <w:fldChar w:fldCharType="end"/>
        </w:r>
      </w:hyperlink>
    </w:p>
    <w:p w14:paraId="4A785A02"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35" w:history="1">
        <w:r w:rsidR="004B285C" w:rsidRPr="00D63F97">
          <w:rPr>
            <w:rStyle w:val="Hyperlink"/>
            <w:rFonts w:ascii="Times New Roman" w:hAnsi="Times New Roman" w:cs="Times New Roman"/>
            <w:noProof/>
            <w:szCs w:val="26"/>
          </w:rPr>
          <w:t>Bảng 31</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order</w:t>
        </w:r>
        <w:r w:rsidR="004B285C" w:rsidRPr="00D63F97">
          <w:rPr>
            <w:rStyle w:val="Hyperlink"/>
            <w:rFonts w:ascii="Times New Roman" w:hAnsi="Times New Roman" w:cs="Times New Roman"/>
            <w:noProof/>
            <w:szCs w:val="26"/>
            <w:lang w:val="en-US"/>
          </w:rPr>
          <w:t>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_Toc478912635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36</w:t>
        </w:r>
        <w:r w:rsidR="004B285C" w:rsidRPr="00D63F97">
          <w:rPr>
            <w:rFonts w:ascii="Times New Roman" w:hAnsi="Times New Roman" w:cs="Times New Roman"/>
            <w:noProof/>
            <w:webHidden/>
            <w:szCs w:val="26"/>
          </w:rPr>
          <w:fldChar w:fldCharType="end"/>
        </w:r>
      </w:hyperlink>
    </w:p>
    <w:p w14:paraId="0621CBE8" w14:textId="77777777" w:rsidR="004B285C" w:rsidRPr="00D63F97" w:rsidRDefault="006C28E3">
      <w:pPr>
        <w:pStyle w:val="TableofFigures"/>
        <w:tabs>
          <w:tab w:val="right" w:leader="dot" w:pos="8210"/>
        </w:tabs>
        <w:rPr>
          <w:rFonts w:ascii="Times New Roman" w:hAnsi="Times New Roman" w:cs="Times New Roman"/>
          <w:noProof/>
          <w:szCs w:val="26"/>
          <w:lang w:val="en-US"/>
        </w:rPr>
      </w:pPr>
      <w:hyperlink w:anchor="_Toc478912636" w:history="1">
        <w:r w:rsidR="004B285C" w:rsidRPr="00D63F97">
          <w:rPr>
            <w:rStyle w:val="Hyperlink"/>
            <w:rFonts w:ascii="Times New Roman" w:hAnsi="Times New Roman" w:cs="Times New Roman"/>
            <w:noProof/>
            <w:szCs w:val="26"/>
          </w:rPr>
          <w:t>Bảng 32</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notice</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37</w:t>
        </w:r>
        <w:r w:rsidR="004B285C" w:rsidRPr="00D63F97">
          <w:rPr>
            <w:rFonts w:ascii="Times New Roman" w:hAnsi="Times New Roman" w:cs="Times New Roman"/>
            <w:noProof/>
            <w:webHidden/>
            <w:szCs w:val="26"/>
          </w:rPr>
          <w:fldChar w:fldCharType="end"/>
        </w:r>
      </w:hyperlink>
    </w:p>
    <w:p w14:paraId="59983A34" w14:textId="77777777" w:rsidR="005C01A5" w:rsidRPr="00D63F97" w:rsidRDefault="004B285C" w:rsidP="005C01A5">
      <w:pPr>
        <w:rPr>
          <w:rFonts w:ascii="Times New Roman" w:hAnsi="Times New Roman" w:cs="Times New Roman"/>
          <w:szCs w:val="26"/>
          <w:lang w:val="en-US"/>
        </w:rPr>
      </w:pPr>
      <w:r w:rsidRPr="00D63F97">
        <w:rPr>
          <w:rFonts w:ascii="Times New Roman" w:hAnsi="Times New Roman" w:cs="Times New Roman"/>
          <w:szCs w:val="26"/>
          <w:lang w:val="en-US"/>
        </w:rPr>
        <w:fldChar w:fldCharType="end"/>
      </w:r>
    </w:p>
    <w:p w14:paraId="3FFDBC33" w14:textId="77777777" w:rsidR="005C01A5" w:rsidRPr="00D63F97" w:rsidRDefault="005C01A5" w:rsidP="005C01A5">
      <w:pPr>
        <w:rPr>
          <w:rFonts w:ascii="Times New Roman" w:hAnsi="Times New Roman" w:cs="Times New Roman"/>
          <w:szCs w:val="26"/>
          <w:lang w:val="en-US"/>
        </w:rPr>
      </w:pPr>
    </w:p>
    <w:p w14:paraId="0429CC2B" w14:textId="77777777" w:rsidR="005C01A5" w:rsidRPr="00D63F97" w:rsidRDefault="005C01A5" w:rsidP="005C01A5">
      <w:pPr>
        <w:rPr>
          <w:rFonts w:ascii="Times New Roman" w:hAnsi="Times New Roman" w:cs="Times New Roman"/>
          <w:szCs w:val="26"/>
          <w:lang w:val="en-US"/>
        </w:rPr>
      </w:pPr>
    </w:p>
    <w:p w14:paraId="528A46B7" w14:textId="77777777" w:rsidR="005C01A5" w:rsidRPr="00D63F97" w:rsidRDefault="005C01A5" w:rsidP="005C01A5">
      <w:pPr>
        <w:rPr>
          <w:rFonts w:ascii="Times New Roman" w:hAnsi="Times New Roman" w:cs="Times New Roman"/>
          <w:szCs w:val="26"/>
          <w:lang w:val="en-US"/>
        </w:rPr>
      </w:pPr>
    </w:p>
    <w:p w14:paraId="1DC7C40F" w14:textId="77777777" w:rsidR="007E044B" w:rsidRPr="00D63F97" w:rsidRDefault="007E044B" w:rsidP="007E044B">
      <w:pPr>
        <w:pStyle w:val="chng"/>
        <w:spacing w:line="24" w:lineRule="atLeast"/>
        <w:outlineLvl w:val="0"/>
        <w:rPr>
          <w:rFonts w:cs="Times New Roman"/>
          <w:color w:val="000000" w:themeColor="text1"/>
          <w:sz w:val="26"/>
          <w:szCs w:val="26"/>
        </w:rPr>
        <w:sectPr w:rsidR="007E044B" w:rsidRPr="00D63F97" w:rsidSect="001516CB">
          <w:footerReference w:type="default" r:id="rId9"/>
          <w:pgSz w:w="11906" w:h="16838" w:code="9"/>
          <w:pgMar w:top="1418" w:right="1418" w:bottom="1418" w:left="2268" w:header="567" w:footer="567" w:gutter="0"/>
          <w:pgNumType w:fmt="lowerRoman" w:start="1"/>
          <w:cols w:space="720"/>
          <w:docGrid w:linePitch="360"/>
        </w:sectPr>
      </w:pPr>
    </w:p>
    <w:p w14:paraId="13B9244E" w14:textId="77777777" w:rsidR="002377C3" w:rsidRPr="00D63F97" w:rsidRDefault="002377C3" w:rsidP="00907D77">
      <w:pPr>
        <w:pStyle w:val="chng"/>
        <w:spacing w:line="24" w:lineRule="atLeast"/>
        <w:outlineLvl w:val="0"/>
        <w:rPr>
          <w:rFonts w:cs="Times New Roman"/>
          <w:color w:val="000000" w:themeColor="text1"/>
          <w:sz w:val="26"/>
          <w:szCs w:val="26"/>
        </w:rPr>
      </w:pPr>
      <w:bookmarkStart w:id="19" w:name="_Toc478913191"/>
      <w:r w:rsidRPr="00D63F97">
        <w:rPr>
          <w:rFonts w:cs="Times New Roman"/>
          <w:color w:val="000000" w:themeColor="text1"/>
          <w:sz w:val="26"/>
          <w:szCs w:val="26"/>
        </w:rPr>
        <w:lastRenderedPageBreak/>
        <w:t>Chương 1</w:t>
      </w:r>
      <w:r w:rsidR="00907D77" w:rsidRPr="00D63F97">
        <w:rPr>
          <w:rFonts w:cs="Times New Roman"/>
          <w:color w:val="000000" w:themeColor="text1"/>
          <w:sz w:val="26"/>
          <w:szCs w:val="26"/>
          <w:lang w:val="en-US"/>
        </w:rPr>
        <w:br/>
      </w:r>
      <w:r w:rsidRPr="00D63F97">
        <w:rPr>
          <w:rFonts w:cs="Times New Roman"/>
          <w:color w:val="000000" w:themeColor="text1"/>
          <w:sz w:val="26"/>
          <w:szCs w:val="26"/>
        </w:rPr>
        <w:t>GIỚI THIỆU VỀ CƠ QUAN THỰC TẬP</w:t>
      </w:r>
      <w:bookmarkEnd w:id="2"/>
      <w:bookmarkEnd w:id="3"/>
      <w:bookmarkEnd w:id="4"/>
      <w:bookmarkEnd w:id="19"/>
    </w:p>
    <w:p w14:paraId="40B2884C" w14:textId="77777777" w:rsidR="002377C3" w:rsidRPr="00D63F97" w:rsidRDefault="002377C3" w:rsidP="009E74D9">
      <w:pPr>
        <w:pStyle w:val="e1"/>
        <w:spacing w:line="24" w:lineRule="atLeast"/>
        <w:rPr>
          <w:rFonts w:cs="Times New Roman"/>
          <w:color w:val="000000" w:themeColor="text1"/>
          <w:szCs w:val="26"/>
        </w:rPr>
      </w:pPr>
      <w:bookmarkStart w:id="20" w:name="_Toc448216112"/>
      <w:bookmarkStart w:id="21" w:name="_Toc449386667"/>
      <w:bookmarkStart w:id="22" w:name="_Toc449483188"/>
      <w:bookmarkStart w:id="23" w:name="_Toc478913192"/>
      <w:r w:rsidRPr="00D63F97">
        <w:rPr>
          <w:rFonts w:cs="Times New Roman"/>
          <w:color w:val="000000" w:themeColor="text1"/>
          <w:szCs w:val="26"/>
        </w:rPr>
        <w:t>1.1. Giới  thiệu tổng quan về cơ quan thực tập</w:t>
      </w:r>
      <w:bookmarkEnd w:id="20"/>
      <w:bookmarkEnd w:id="21"/>
      <w:bookmarkEnd w:id="22"/>
      <w:bookmarkEnd w:id="23"/>
    </w:p>
    <w:p w14:paraId="1C239BC9"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shd w:val="clear" w:color="auto" w:fill="FFFFFF"/>
        </w:rPr>
      </w:pPr>
      <w:r w:rsidRPr="00D63F97">
        <w:rPr>
          <w:rFonts w:ascii="Times New Roman" w:hAnsi="Times New Roman" w:cs="Times New Roman"/>
          <w:bCs/>
          <w:color w:val="000000" w:themeColor="text1"/>
          <w:szCs w:val="26"/>
          <w:shd w:val="clear" w:color="auto" w:fill="FFFFFF"/>
          <w:lang w:val="en-US"/>
        </w:rPr>
        <w:t>T</w:t>
      </w:r>
      <w:r w:rsidRPr="00D63F97">
        <w:rPr>
          <w:rFonts w:ascii="Times New Roman" w:hAnsi="Times New Roman" w:cs="Times New Roman"/>
          <w:bCs/>
          <w:color w:val="000000" w:themeColor="text1"/>
          <w:szCs w:val="26"/>
          <w:shd w:val="clear" w:color="auto" w:fill="FFFFFF"/>
        </w:rPr>
        <w:t>rường Đại học An Giang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được thành lập theo quyết định số 241/1999/QĐ-TTg ngày</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30 tháng 12</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năm</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1999</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của</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Thủ tướng chính phủ</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và khai giảng niên học đầu tiên ngày</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9 tháng 9</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năm</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2000. Xây dựng trên cơ sở trường Cao đẳng Sư phạm An Giang, Trường Đại học An Giang là trường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đại học công lập</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trong hệ thống các trường đại học</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rPr>
        <w:t>Việt Nam,</w:t>
      </w:r>
      <w:r w:rsidRPr="00D63F97">
        <w:rPr>
          <w:rFonts w:ascii="Times New Roman" w:hAnsi="Times New Roman" w:cs="Times New Roman"/>
          <w:color w:val="000000" w:themeColor="text1"/>
          <w:szCs w:val="26"/>
          <w:shd w:val="clear" w:color="auto" w:fill="FFFFFF"/>
        </w:rPr>
        <w:t xml:space="preserve"> trực thuộc</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Ủy ban nhân dân</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tỉnh</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An Giang. Trường có nhiệm vụ đào tạo cán bộ đại học và các trình độ thấp hơn phục vụ nhu cầu phát triển kinh tế xã hội của tỉnh An Giang,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Đồng Tháp,</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Kiên Giang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và các tỉnh lân cận, đồng thời trường có nhiệm vụ nghiên cứu, ứng dụng và chuyển giao công nghệ trong vùng.</w:t>
      </w:r>
    </w:p>
    <w:p w14:paraId="1D1C2F22"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shd w:val="clear" w:color="auto" w:fill="FFFFFF"/>
        </w:rPr>
      </w:pPr>
      <w:r w:rsidRPr="00D63F97">
        <w:rPr>
          <w:rFonts w:ascii="Times New Roman" w:hAnsi="Times New Roman" w:cs="Times New Roman"/>
          <w:color w:val="000000" w:themeColor="text1"/>
          <w:szCs w:val="26"/>
          <w:shd w:val="clear" w:color="auto" w:fill="FFFFFF"/>
        </w:rPr>
        <w:t xml:space="preserve">Khoa Kỹ thuật – Công nghệ – Môi </w:t>
      </w:r>
      <w:r w:rsidRPr="00D63F97">
        <w:rPr>
          <w:rFonts w:ascii="Times New Roman" w:hAnsi="Times New Roman" w:cs="Times New Roman"/>
          <w:color w:val="000000" w:themeColor="text1"/>
          <w:szCs w:val="26"/>
          <w:shd w:val="clear" w:color="auto" w:fill="FFFFFF"/>
          <w:lang w:val="en-US"/>
        </w:rPr>
        <w:t>tr</w:t>
      </w:r>
      <w:r w:rsidR="00C92D77" w:rsidRPr="00D63F97">
        <w:rPr>
          <w:rFonts w:ascii="Times New Roman" w:hAnsi="Times New Roman" w:cs="Times New Roman"/>
          <w:color w:val="000000" w:themeColor="text1"/>
          <w:szCs w:val="26"/>
          <w:shd w:val="clear" w:color="auto" w:fill="FFFFFF"/>
          <w:lang w:val="en-US"/>
        </w:rPr>
        <w:t>ường</w:t>
      </w:r>
      <w:r w:rsidRPr="00D63F97">
        <w:rPr>
          <w:rFonts w:ascii="Times New Roman" w:hAnsi="Times New Roman" w:cs="Times New Roman"/>
          <w:color w:val="000000" w:themeColor="text1"/>
          <w:szCs w:val="26"/>
          <w:shd w:val="clear" w:color="auto" w:fill="FFFFFF"/>
          <w:lang w:val="en-US"/>
        </w:rPr>
        <w:t xml:space="preserve"> thuộc </w:t>
      </w:r>
      <w:r w:rsidRPr="00D63F97">
        <w:rPr>
          <w:rFonts w:ascii="Times New Roman" w:hAnsi="Times New Roman" w:cs="Times New Roman"/>
          <w:color w:val="000000" w:themeColor="text1"/>
          <w:szCs w:val="26"/>
          <w:shd w:val="clear" w:color="auto" w:fill="FFFFFF"/>
        </w:rPr>
        <w:t>trường</w:t>
      </w:r>
      <w:r w:rsidRPr="00D63F97">
        <w:rPr>
          <w:rFonts w:ascii="Times New Roman" w:hAnsi="Times New Roman" w:cs="Times New Roman"/>
          <w:color w:val="000000" w:themeColor="text1"/>
          <w:szCs w:val="26"/>
          <w:shd w:val="clear" w:color="auto" w:fill="FFFFFF"/>
          <w:lang w:val="en-US"/>
        </w:rPr>
        <w:t xml:space="preserve"> ĐH An Giang</w:t>
      </w:r>
      <w:r w:rsidRPr="00D63F97">
        <w:rPr>
          <w:rFonts w:ascii="Times New Roman" w:hAnsi="Times New Roman" w:cs="Times New Roman"/>
          <w:color w:val="000000" w:themeColor="text1"/>
          <w:szCs w:val="26"/>
          <w:shd w:val="clear" w:color="auto" w:fill="FFFFFF"/>
        </w:rPr>
        <w:t xml:space="preserve"> được thành lập theo Quyết định số 241/QĐ-TC của UBND tỉnh An Giang ký ngày 21 tháng 02 năm 2001. Khoa gồm 3 bộ môn: Bộ môn Tin học, Bộ môn Kỹ thuật và Bộ môn Môi trường và Phát triển bền vững. Khoa có chức năng đào tạo các ngành học về công nghệ thông tin, môi trường, các ngành kỹ thuật, nghiên cứu, chuyển giao các ứng dụng về công nghệ thông tin và kỹ thuật môi trường nhằm đáp ứng nhu cầu phát triển kinh tế của tỉnh An Giang và khu vực Đồng bằng sông Cửu Long. Hiện Khoa có các ngành đào tạo sau:</w:t>
      </w:r>
    </w:p>
    <w:p w14:paraId="5D48FF45"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Công nghệ Thông tin:</w:t>
      </w:r>
    </w:p>
    <w:p w14:paraId="5475E4B0"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Đào tạo </w:t>
      </w:r>
      <w:r w:rsidRPr="00D63F97">
        <w:rPr>
          <w:rStyle w:val="Emphasis"/>
          <w:i w:val="0"/>
          <w:color w:val="000000" w:themeColor="text1"/>
          <w:sz w:val="26"/>
          <w:szCs w:val="26"/>
          <w:bdr w:val="none" w:sz="0" w:space="0" w:color="auto" w:frame="1"/>
        </w:rPr>
        <w:t>Cử nhân Công nghệ thông tin</w:t>
      </w:r>
      <w:r w:rsidRPr="00D63F97">
        <w:rPr>
          <w:color w:val="000000" w:themeColor="text1"/>
          <w:sz w:val="26"/>
          <w:szCs w:val="26"/>
        </w:rPr>
        <w:t> có kiến thức cơ bản, cơ sở và chuyên ngành thuộc lĩnh vực công nghệ thông tin; có năng lực tham mưu, tư vấn và khả năng tổ chức thực hiện nhiệm vụ với tư cách của một chuyên viên trong lĩnh vực công nghệ thông tin. Trong quá trình học, sinh viên được trang bị kiến thức về phân tích, thiết kế và quản lý các dự án công nghệ thông tin; có khả năng xây dựng, bảo trì và quản lý các hệ thống mạng máy tính và truyền thông.</w:t>
      </w:r>
    </w:p>
    <w:p w14:paraId="49D31FFC"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Kỹ thuật phần mềm:</w:t>
      </w:r>
    </w:p>
    <w:p w14:paraId="437EDD8A"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Đào tạo </w:t>
      </w:r>
      <w:r w:rsidRPr="00D63F97">
        <w:rPr>
          <w:rStyle w:val="Emphasis"/>
          <w:i w:val="0"/>
          <w:color w:val="000000" w:themeColor="text1"/>
          <w:sz w:val="26"/>
          <w:szCs w:val="26"/>
          <w:bdr w:val="none" w:sz="0" w:space="0" w:color="auto" w:frame="1"/>
        </w:rPr>
        <w:t>Cử nhân Kỹ thuật phần mềm</w:t>
      </w:r>
      <w:r w:rsidRPr="00D63F97">
        <w:rPr>
          <w:color w:val="000000" w:themeColor="text1"/>
          <w:sz w:val="26"/>
          <w:szCs w:val="26"/>
        </w:rPr>
        <w:t> có khả năng thiết kế các phần mềm theo đúng qui trình sản xuất phần mềm; có năng lực tham mưu, tư vấn và khả năng tổ chức thực hiện nhiệm vụ của một chuyên viên trong lĩnh vực kỹ thuật phần mềm. Trong quá trình học, sinh viên được trang bị kiến thức về quy trình xây dựng, quản lý và bảo trì hệ thống phần mềm.</w:t>
      </w:r>
    </w:p>
    <w:p w14:paraId="7505CC8C"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Công nghệ Kỹ thuật Môi trường:</w:t>
      </w:r>
    </w:p>
    <w:p w14:paraId="7A8519C1"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rStyle w:val="Strong"/>
          <w:color w:val="000000" w:themeColor="text1"/>
          <w:sz w:val="26"/>
          <w:szCs w:val="26"/>
          <w:bdr w:val="none" w:sz="0" w:space="0" w:color="auto" w:frame="1"/>
        </w:rPr>
      </w:pPr>
      <w:r w:rsidRPr="00D63F97">
        <w:rPr>
          <w:color w:val="000000" w:themeColor="text1"/>
          <w:sz w:val="26"/>
          <w:szCs w:val="26"/>
        </w:rPr>
        <w:t xml:space="preserve">Chương trình đào tạo ngành Công nghệ Kỹ thuật Môi trường ở Đại học An Giang được thiết kế để đào tạo kỹ sư vững vàng về cơ sở lý thuyết, có khả năng nghiên cứu, thiết kế – thi công – vận hành hệ thống xử lý và kiểm soát ô nhiễm môi trường bao gồm cả môi trường đất, nước và khí. Chương trình được cấu trúc theo </w:t>
      </w:r>
      <w:r w:rsidRPr="00D63F97">
        <w:rPr>
          <w:color w:val="000000" w:themeColor="text1"/>
          <w:sz w:val="26"/>
          <w:szCs w:val="26"/>
        </w:rPr>
        <w:lastRenderedPageBreak/>
        <w:t>phương thức đáp ứng những nhu cầu cấp bách của môi trường, nhấn mạnh trong công nghệ xử lý nước cấp và nước thải, công nghệ xử lý khí thải, công nghệ xử lý chất thải rắn tại các khu dân cư và công nghiệp nhằm đảm bảo an toàn vệ sinh và sức khỏe môi trường. Ở Đại học An Giang, sinh viên được đào tạo theo phương châm “đ</w:t>
      </w:r>
      <w:r w:rsidR="00B27CEB" w:rsidRPr="00D63F97">
        <w:rPr>
          <w:color w:val="000000" w:themeColor="text1"/>
          <w:sz w:val="26"/>
          <w:szCs w:val="26"/>
        </w:rPr>
        <w:t>ào tạo gắn liền với thực tiễn”.</w:t>
      </w:r>
    </w:p>
    <w:p w14:paraId="5F3A0DE7"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Quản lý Tài nguyên và Môi trường:</w:t>
      </w:r>
    </w:p>
    <w:p w14:paraId="51343C72"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Cung cấp cho sinh viên kiến thức chung về khoa học tự nhiên, khoa học xã hội, ngoại ngữ, khối kiến thức chuyên sâu và đa dạng về lĩnh vực tài nguyên và môi trường như: quản lý đất đai, tài nguyên khoáng sản, tài nguyên nước, tài nguyên rừng và đa dạng sinh học, tài nguyên biển; quản lý hệ thống xử lý ô nhiễm môi trường cho các nhà máy, khu công nghiệp và khu dân cư; kiểm tra giám sát và dự báo ô nhiễm; tư vấn môi trường và công nghệ sạch; đánh giá tác động môi trường cho các dự án đầu tư và phát triển. Ngoài ra sinh viên còn trang bị nhiều kỹ năng: quản lý, nghiên cứu và thực hiện các chương trình dự án về bảo vệ môi trường.</w:t>
      </w:r>
    </w:p>
    <w:p w14:paraId="5BFFBFF9"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Cao đẳng Công nghệ Thông tin:</w:t>
      </w:r>
    </w:p>
    <w:p w14:paraId="7D749622"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Đào tạo Cử nhân Cao đẳng Công nghệ thông tin có kiến thức nền tảng trong lĩnh vực công nghệ thông tin; có năng lực tư vấn và khả năng tổ chức thực hiện nhiệm vụ của một chuyên viên trong lĩnh vực công nghệ thông tin. Trong quá trình học, sinh viên được trang bị kiến thức về bảo trì, quản lý các hệ thống thông tin và mạng máy tính.</w:t>
      </w:r>
    </w:p>
    <w:p w14:paraId="7CB09F04" w14:textId="77777777" w:rsidR="00C7290A" w:rsidRPr="00D63F97" w:rsidRDefault="00C7290A" w:rsidP="007E044B">
      <w:pPr>
        <w:spacing w:line="24" w:lineRule="atLeast"/>
        <w:ind w:firstLine="720"/>
        <w:jc w:val="both"/>
        <w:rPr>
          <w:rFonts w:ascii="Times New Roman" w:hAnsi="Times New Roman" w:cs="Times New Roman"/>
          <w:color w:val="000000" w:themeColor="text1"/>
          <w:szCs w:val="26"/>
          <w:shd w:val="clear" w:color="auto" w:fill="FFFFFF"/>
        </w:rPr>
      </w:pPr>
    </w:p>
    <w:p w14:paraId="1ED168A5" w14:textId="77777777" w:rsidR="00C7290A"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Hoạt động kinh doanh củ</w:t>
      </w:r>
      <w:r w:rsidR="00C7290A" w:rsidRPr="00D63F97">
        <w:rPr>
          <w:rFonts w:ascii="Times New Roman" w:hAnsi="Times New Roman" w:cs="Times New Roman"/>
          <w:color w:val="000000" w:themeColor="text1"/>
          <w:szCs w:val="26"/>
        </w:rPr>
        <w:t>a khoa</w:t>
      </w:r>
      <w:r w:rsidRPr="00D63F97">
        <w:rPr>
          <w:rFonts w:ascii="Times New Roman" w:hAnsi="Times New Roman" w:cs="Times New Roman"/>
          <w:color w:val="000000" w:themeColor="text1"/>
          <w:szCs w:val="26"/>
        </w:rPr>
        <w:t xml:space="preserve"> tậ</w:t>
      </w:r>
      <w:r w:rsidR="00C7290A" w:rsidRPr="00D63F97">
        <w:rPr>
          <w:rFonts w:ascii="Times New Roman" w:hAnsi="Times New Roman" w:cs="Times New Roman"/>
          <w:color w:val="000000" w:themeColor="text1"/>
          <w:szCs w:val="26"/>
        </w:rPr>
        <w:t>p trung vào</w:t>
      </w:r>
      <w:r w:rsidR="00C7290A" w:rsidRPr="00D63F97">
        <w:rPr>
          <w:rFonts w:ascii="Times New Roman" w:hAnsi="Times New Roman" w:cs="Times New Roman"/>
          <w:color w:val="000000" w:themeColor="text1"/>
          <w:szCs w:val="26"/>
          <w:lang w:val="en-US"/>
        </w:rPr>
        <w:t xml:space="preserve"> đào tạo nguồn nhân lực chất lượng cao cho nhu cầu phát triển kinh tế tỉnh An Giang và khu vực</w:t>
      </w:r>
      <w:r w:rsidR="00C7290A" w:rsidRPr="00D63F97">
        <w:rPr>
          <w:rFonts w:ascii="Times New Roman" w:hAnsi="Times New Roman" w:cs="Times New Roman"/>
          <w:color w:val="000000" w:themeColor="text1"/>
          <w:szCs w:val="26"/>
          <w:shd w:val="clear" w:color="auto" w:fill="FFFFFF"/>
        </w:rPr>
        <w:t xml:space="preserve"> Đồng bằng sông Cửu Long. </w:t>
      </w:r>
      <w:r w:rsidR="00C7290A" w:rsidRPr="00D63F97">
        <w:rPr>
          <w:rFonts w:ascii="Times New Roman" w:hAnsi="Times New Roman" w:cs="Times New Roman"/>
          <w:color w:val="000000" w:themeColor="text1"/>
          <w:szCs w:val="26"/>
        </w:rPr>
        <w:t xml:space="preserve"> </w:t>
      </w:r>
    </w:p>
    <w:p w14:paraId="62A85616"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Qua thời gian cùng sự tín nhiệm củ</w:t>
      </w:r>
      <w:r w:rsidR="00C7290A" w:rsidRPr="00D63F97">
        <w:rPr>
          <w:rFonts w:ascii="Times New Roman" w:hAnsi="Times New Roman" w:cs="Times New Roman"/>
          <w:color w:val="000000" w:themeColor="text1"/>
          <w:szCs w:val="26"/>
        </w:rPr>
        <w:t>a học viên</w:t>
      </w:r>
      <w:r w:rsidRPr="00D63F97">
        <w:rPr>
          <w:rFonts w:ascii="Times New Roman" w:hAnsi="Times New Roman" w:cs="Times New Roman"/>
          <w:color w:val="000000" w:themeColor="text1"/>
          <w:szCs w:val="26"/>
        </w:rPr>
        <w:t xml:space="preserve"> và các đối tác,</w:t>
      </w:r>
      <w:r w:rsidR="00C7290A" w:rsidRPr="00D63F97">
        <w:rPr>
          <w:rFonts w:ascii="Times New Roman" w:hAnsi="Times New Roman" w:cs="Times New Roman"/>
          <w:color w:val="000000" w:themeColor="text1"/>
          <w:szCs w:val="26"/>
        </w:rPr>
        <w:t xml:space="preserve"> ĐH An Giang</w:t>
      </w:r>
      <w:r w:rsidRPr="00D63F97">
        <w:rPr>
          <w:rFonts w:ascii="Times New Roman" w:hAnsi="Times New Roman" w:cs="Times New Roman"/>
          <w:color w:val="000000" w:themeColor="text1"/>
          <w:szCs w:val="26"/>
        </w:rPr>
        <w:t xml:space="preserve"> đã trở thành điểm đến quen thuộc của </w:t>
      </w:r>
      <w:r w:rsidR="00C7290A" w:rsidRPr="00D63F97">
        <w:rPr>
          <w:rFonts w:ascii="Times New Roman" w:hAnsi="Times New Roman" w:cs="Times New Roman"/>
          <w:color w:val="000000" w:themeColor="text1"/>
          <w:szCs w:val="26"/>
          <w:lang w:val="en-US"/>
        </w:rPr>
        <w:t xml:space="preserve">của các bạn học sinh </w:t>
      </w:r>
      <w:r w:rsidR="00C7290A" w:rsidRPr="00D63F97">
        <w:rPr>
          <w:rFonts w:ascii="Times New Roman" w:hAnsi="Times New Roman" w:cs="Times New Roman"/>
          <w:color w:val="000000" w:themeColor="text1"/>
          <w:szCs w:val="26"/>
        </w:rPr>
        <w:t>An Giang và</w:t>
      </w:r>
      <w:r w:rsidR="00C92D77" w:rsidRPr="00D63F97">
        <w:rPr>
          <w:rFonts w:ascii="Times New Roman" w:hAnsi="Times New Roman" w:cs="Times New Roman"/>
          <w:color w:val="000000" w:themeColor="text1"/>
          <w:szCs w:val="26"/>
          <w:lang w:val="en-US"/>
        </w:rPr>
        <w:t xml:space="preserve"> khu vực</w:t>
      </w:r>
      <w:r w:rsidR="00C92D77" w:rsidRPr="00D63F97">
        <w:rPr>
          <w:rFonts w:ascii="Times New Roman" w:hAnsi="Times New Roman" w:cs="Times New Roman"/>
          <w:color w:val="000000" w:themeColor="text1"/>
          <w:szCs w:val="26"/>
          <w:shd w:val="clear" w:color="auto" w:fill="FFFFFF"/>
        </w:rPr>
        <w:t xml:space="preserve"> Đồng bằng sông Cửu Long</w:t>
      </w:r>
      <w:r w:rsidRPr="00D63F97">
        <w:rPr>
          <w:rFonts w:ascii="Times New Roman" w:hAnsi="Times New Roman" w:cs="Times New Roman"/>
          <w:color w:val="000000" w:themeColor="text1"/>
          <w:szCs w:val="26"/>
        </w:rPr>
        <w:t xml:space="preserve">. Đáp lại sự tín nhiệm </w:t>
      </w:r>
      <w:r w:rsidR="00C92D77" w:rsidRPr="00D63F97">
        <w:rPr>
          <w:rFonts w:ascii="Times New Roman" w:hAnsi="Times New Roman" w:cs="Times New Roman"/>
          <w:color w:val="000000" w:themeColor="text1"/>
          <w:szCs w:val="26"/>
          <w:lang w:val="en-US"/>
        </w:rPr>
        <w:t xml:space="preserve">của học viên </w:t>
      </w:r>
      <w:r w:rsidRPr="00D63F97">
        <w:rPr>
          <w:rFonts w:ascii="Times New Roman" w:hAnsi="Times New Roman" w:cs="Times New Roman"/>
          <w:color w:val="000000" w:themeColor="text1"/>
          <w:szCs w:val="26"/>
        </w:rPr>
        <w:t xml:space="preserve">và các đối tác, toàn bộ </w:t>
      </w:r>
      <w:r w:rsidR="00C92D77" w:rsidRPr="00D63F97">
        <w:rPr>
          <w:rFonts w:ascii="Times New Roman" w:hAnsi="Times New Roman" w:cs="Times New Roman"/>
          <w:color w:val="000000" w:themeColor="text1"/>
          <w:szCs w:val="26"/>
          <w:lang w:val="en-US"/>
        </w:rPr>
        <w:t>giảng viên</w:t>
      </w:r>
      <w:r w:rsidRPr="00D63F97">
        <w:rPr>
          <w:rFonts w:ascii="Times New Roman" w:hAnsi="Times New Roman" w:cs="Times New Roman"/>
          <w:color w:val="000000" w:themeColor="text1"/>
          <w:szCs w:val="26"/>
        </w:rPr>
        <w:t xml:space="preserve"> luôn đặ</w:t>
      </w:r>
      <w:r w:rsidR="00C92D77" w:rsidRPr="00D63F97">
        <w:rPr>
          <w:rFonts w:ascii="Times New Roman" w:hAnsi="Times New Roman" w:cs="Times New Roman"/>
          <w:color w:val="000000" w:themeColor="text1"/>
          <w:szCs w:val="26"/>
        </w:rPr>
        <w:t>t “chất lượng đào tạo</w:t>
      </w:r>
      <w:r w:rsidRPr="00D63F97">
        <w:rPr>
          <w:rFonts w:ascii="Times New Roman" w:hAnsi="Times New Roman" w:cs="Times New Roman"/>
          <w:color w:val="000000" w:themeColor="text1"/>
          <w:szCs w:val="26"/>
        </w:rPr>
        <w:t>” làm phương châm hoạt độ</w:t>
      </w:r>
      <w:r w:rsidR="00C92D77" w:rsidRPr="00D63F97">
        <w:rPr>
          <w:rFonts w:ascii="Times New Roman" w:hAnsi="Times New Roman" w:cs="Times New Roman"/>
          <w:color w:val="000000" w:themeColor="text1"/>
          <w:szCs w:val="26"/>
        </w:rPr>
        <w:t>ng</w:t>
      </w:r>
      <w:r w:rsidRPr="00D63F97">
        <w:rPr>
          <w:rFonts w:ascii="Times New Roman" w:hAnsi="Times New Roman" w:cs="Times New Roman"/>
          <w:color w:val="000000" w:themeColor="text1"/>
          <w:szCs w:val="26"/>
        </w:rPr>
        <w:t xml:space="preserve">. </w:t>
      </w:r>
    </w:p>
    <w:p w14:paraId="6EFB6328"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Dưới đây là thông tin chi tiết </w:t>
      </w:r>
      <w:r w:rsidR="00C92D77" w:rsidRPr="00D63F97">
        <w:rPr>
          <w:rFonts w:ascii="Times New Roman" w:hAnsi="Times New Roman" w:cs="Times New Roman"/>
          <w:color w:val="000000" w:themeColor="text1"/>
          <w:szCs w:val="26"/>
        </w:rPr>
        <w:t>khoa</w:t>
      </w:r>
      <w:r w:rsidRPr="00D63F97">
        <w:rPr>
          <w:rFonts w:ascii="Times New Roman" w:hAnsi="Times New Roman" w:cs="Times New Roman"/>
          <w:color w:val="000000" w:themeColor="text1"/>
          <w:szCs w:val="26"/>
        </w:rPr>
        <w:t>:</w:t>
      </w:r>
    </w:p>
    <w:p w14:paraId="3D17D537"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w:t>
      </w:r>
      <w:r w:rsidR="00C92D77" w:rsidRPr="00D63F97">
        <w:rPr>
          <w:rFonts w:ascii="Times New Roman" w:hAnsi="Times New Roman" w:cs="Times New Roman"/>
          <w:color w:val="000000" w:themeColor="text1"/>
          <w:szCs w:val="26"/>
        </w:rPr>
        <w:t>Tên khoa</w:t>
      </w:r>
      <w:r w:rsidRPr="00D63F97">
        <w:rPr>
          <w:rFonts w:ascii="Times New Roman" w:hAnsi="Times New Roman" w:cs="Times New Roman"/>
          <w:color w:val="000000" w:themeColor="text1"/>
          <w:szCs w:val="26"/>
        </w:rPr>
        <w:t xml:space="preserve">: </w:t>
      </w:r>
      <w:r w:rsidR="00C92D77" w:rsidRPr="00D63F97">
        <w:rPr>
          <w:rFonts w:ascii="Times New Roman" w:hAnsi="Times New Roman" w:cs="Times New Roman"/>
          <w:color w:val="000000" w:themeColor="text1"/>
          <w:szCs w:val="26"/>
          <w:shd w:val="clear" w:color="auto" w:fill="FFFFFF"/>
        </w:rPr>
        <w:t xml:space="preserve">Kỹ thuật – Công nghệ – Môi </w:t>
      </w:r>
      <w:r w:rsidR="00C92D77" w:rsidRPr="00D63F97">
        <w:rPr>
          <w:rFonts w:ascii="Times New Roman" w:hAnsi="Times New Roman" w:cs="Times New Roman"/>
          <w:color w:val="000000" w:themeColor="text1"/>
          <w:szCs w:val="26"/>
          <w:shd w:val="clear" w:color="auto" w:fill="FFFFFF"/>
          <w:lang w:val="en-US"/>
        </w:rPr>
        <w:t>trường</w:t>
      </w:r>
      <w:r w:rsidRPr="00D63F97">
        <w:rPr>
          <w:rFonts w:ascii="Times New Roman" w:hAnsi="Times New Roman" w:cs="Times New Roman"/>
          <w:color w:val="000000" w:themeColor="text1"/>
          <w:szCs w:val="26"/>
        </w:rPr>
        <w:t>.</w:t>
      </w:r>
    </w:p>
    <w:p w14:paraId="565B772C" w14:textId="77777777" w:rsidR="002377C3" w:rsidRPr="00D63F97" w:rsidDel="008428C9" w:rsidRDefault="002377C3" w:rsidP="007E044B">
      <w:pPr>
        <w:spacing w:line="24" w:lineRule="atLeast"/>
        <w:ind w:firstLine="720"/>
        <w:jc w:val="both"/>
        <w:rPr>
          <w:del w:id="24" w:author="Sinhvien" w:date="2017-04-03T10:48:00Z"/>
          <w:rFonts w:ascii="Times New Roman" w:hAnsi="Times New Roman" w:cs="Times New Roman"/>
          <w:color w:val="000000" w:themeColor="text1"/>
          <w:szCs w:val="26"/>
        </w:rPr>
      </w:pPr>
      <w:del w:id="25" w:author="Sinhvien" w:date="2017-04-03T10:48:00Z">
        <w:r w:rsidRPr="00D63F97" w:rsidDel="008428C9">
          <w:rPr>
            <w:rFonts w:ascii="Times New Roman" w:hAnsi="Times New Roman" w:cs="Times New Roman"/>
            <w:color w:val="000000" w:themeColor="text1"/>
            <w:szCs w:val="26"/>
          </w:rPr>
          <w:delText xml:space="preserve">- Người đại diện: </w:delText>
        </w:r>
      </w:del>
    </w:p>
    <w:p w14:paraId="0DF7A4CF"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Địa chỉ</w:t>
      </w:r>
      <w:r w:rsidR="00C92D77" w:rsidRPr="00D63F97">
        <w:rPr>
          <w:rFonts w:ascii="Times New Roman" w:hAnsi="Times New Roman" w:cs="Times New Roman"/>
          <w:color w:val="000000" w:themeColor="text1"/>
          <w:szCs w:val="26"/>
        </w:rPr>
        <w:t xml:space="preserve"> khoa</w:t>
      </w:r>
      <w:r w:rsidRPr="00D63F97">
        <w:rPr>
          <w:rFonts w:ascii="Times New Roman" w:hAnsi="Times New Roman" w:cs="Times New Roman"/>
          <w:color w:val="000000" w:themeColor="text1"/>
          <w:szCs w:val="26"/>
        </w:rPr>
        <w:t xml:space="preserve">: </w:t>
      </w:r>
      <w:del w:id="26" w:author="Sinhvien" w:date="2017-04-03T10:48:00Z">
        <w:r w:rsidR="00C92D77" w:rsidRPr="00D63F97" w:rsidDel="008428C9">
          <w:rPr>
            <w:rFonts w:ascii="Times New Roman" w:hAnsi="Times New Roman" w:cs="Times New Roman"/>
            <w:color w:val="000000" w:themeColor="text1"/>
            <w:szCs w:val="26"/>
            <w:shd w:val="clear" w:color="auto" w:fill="FFFFFF"/>
          </w:rPr>
          <w:delText xml:space="preserve">Dãy Nhà D, </w:delText>
        </w:r>
      </w:del>
      <w:r w:rsidR="00C92D77" w:rsidRPr="00D63F97">
        <w:rPr>
          <w:rFonts w:ascii="Times New Roman" w:hAnsi="Times New Roman" w:cs="Times New Roman"/>
          <w:color w:val="000000" w:themeColor="text1"/>
          <w:szCs w:val="26"/>
          <w:shd w:val="clear" w:color="auto" w:fill="FFFFFF"/>
        </w:rPr>
        <w:t>Khu Trung tâm, Đại học An Giang, số 18 Ung Văn Khiêm, phường Đông Xuyên, thành phố Long Xuyên, tỉnh An Giang</w:t>
      </w:r>
      <w:r w:rsidR="00C92D77" w:rsidRPr="00D63F97">
        <w:rPr>
          <w:rFonts w:ascii="Times New Roman" w:hAnsi="Times New Roman" w:cs="Times New Roman"/>
          <w:color w:val="000000" w:themeColor="text1"/>
          <w:szCs w:val="26"/>
          <w:shd w:val="clear" w:color="auto" w:fill="FFFFFF"/>
          <w:lang w:val="en-US"/>
        </w:rPr>
        <w:t>.</w:t>
      </w:r>
    </w:p>
    <w:p w14:paraId="707A5A29" w14:textId="77777777" w:rsidR="00C92D77" w:rsidRPr="00D63F97" w:rsidRDefault="002377C3" w:rsidP="007E044B">
      <w:pPr>
        <w:spacing w:line="24" w:lineRule="atLeast"/>
        <w:ind w:firstLine="720"/>
        <w:jc w:val="both"/>
        <w:rPr>
          <w:rFonts w:ascii="Times New Roman" w:hAnsi="Times New Roman" w:cs="Times New Roman"/>
          <w:color w:val="000000" w:themeColor="text1"/>
          <w:szCs w:val="26"/>
          <w:shd w:val="clear" w:color="auto" w:fill="FFFFFF"/>
        </w:rPr>
      </w:pPr>
      <w:r w:rsidRPr="00D63F97">
        <w:rPr>
          <w:rFonts w:ascii="Times New Roman" w:hAnsi="Times New Roman" w:cs="Times New Roman"/>
          <w:color w:val="000000" w:themeColor="text1"/>
          <w:szCs w:val="26"/>
        </w:rPr>
        <w:t>- Điện thoạ</w:t>
      </w:r>
      <w:r w:rsidR="00C92D77" w:rsidRPr="00D63F97">
        <w:rPr>
          <w:rFonts w:ascii="Times New Roman" w:hAnsi="Times New Roman" w:cs="Times New Roman"/>
          <w:color w:val="000000" w:themeColor="text1"/>
          <w:szCs w:val="26"/>
        </w:rPr>
        <w:t>i:</w:t>
      </w:r>
      <w:r w:rsidRPr="00D63F97">
        <w:rPr>
          <w:rFonts w:ascii="Times New Roman" w:hAnsi="Times New Roman" w:cs="Times New Roman"/>
          <w:color w:val="000000" w:themeColor="text1"/>
          <w:szCs w:val="26"/>
        </w:rPr>
        <w:t xml:space="preserve"> </w:t>
      </w:r>
      <w:r w:rsidR="00C92D77" w:rsidRPr="00D63F97">
        <w:rPr>
          <w:rFonts w:ascii="Times New Roman" w:hAnsi="Times New Roman" w:cs="Times New Roman"/>
          <w:color w:val="000000" w:themeColor="text1"/>
          <w:szCs w:val="26"/>
          <w:shd w:val="clear" w:color="auto" w:fill="FFFFFF"/>
        </w:rPr>
        <w:t>0766 516 132 – 0766 256565</w:t>
      </w:r>
    </w:p>
    <w:p w14:paraId="20E1C33E" w14:textId="77777777" w:rsidR="002377C3" w:rsidRPr="00D63F97" w:rsidRDefault="00C92D77"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shd w:val="clear" w:color="auto" w:fill="FFFFFF"/>
          <w:lang w:val="en-US"/>
        </w:rPr>
        <w:t>- Website: tech.agu.edu.vn</w:t>
      </w:r>
      <w:r w:rsidR="002377C3" w:rsidRPr="00D63F97">
        <w:rPr>
          <w:rFonts w:ascii="Times New Roman" w:hAnsi="Times New Roman" w:cs="Times New Roman"/>
          <w:color w:val="000000" w:themeColor="text1"/>
          <w:szCs w:val="26"/>
        </w:rPr>
        <w:tab/>
      </w:r>
    </w:p>
    <w:p w14:paraId="100BEE2E" w14:textId="77777777" w:rsidR="002377C3" w:rsidRPr="00D63F97" w:rsidRDefault="002377C3" w:rsidP="007E044B">
      <w:pPr>
        <w:spacing w:line="24" w:lineRule="atLeast"/>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ab/>
        <w:t xml:space="preserve">- Ngành nghề: </w:t>
      </w:r>
      <w:r w:rsidR="00C92D77" w:rsidRPr="00D63F97">
        <w:rPr>
          <w:rFonts w:ascii="Times New Roman" w:hAnsi="Times New Roman" w:cs="Times New Roman"/>
          <w:color w:val="000000" w:themeColor="text1"/>
          <w:szCs w:val="26"/>
          <w:lang w:val="en-US"/>
        </w:rPr>
        <w:t>Giáo dục.</w:t>
      </w:r>
    </w:p>
    <w:p w14:paraId="34BD0738" w14:textId="77777777" w:rsidR="002377C3" w:rsidRPr="00D63F97" w:rsidRDefault="002377C3" w:rsidP="009E74D9">
      <w:pPr>
        <w:pStyle w:val="e1"/>
        <w:spacing w:line="24" w:lineRule="atLeast"/>
        <w:rPr>
          <w:rFonts w:cs="Times New Roman"/>
          <w:color w:val="000000" w:themeColor="text1"/>
          <w:szCs w:val="26"/>
        </w:rPr>
      </w:pPr>
      <w:bookmarkStart w:id="27" w:name="_Toc448216113"/>
      <w:bookmarkStart w:id="28" w:name="_Toc449386668"/>
      <w:bookmarkStart w:id="29" w:name="_Toc449483189"/>
      <w:bookmarkStart w:id="30" w:name="_Toc478913193"/>
      <w:r w:rsidRPr="00D63F97">
        <w:rPr>
          <w:rFonts w:cs="Times New Roman"/>
          <w:color w:val="000000" w:themeColor="text1"/>
          <w:szCs w:val="26"/>
        </w:rPr>
        <w:t>1.2. Lĩnh vực hoạt động</w:t>
      </w:r>
      <w:bookmarkEnd w:id="27"/>
      <w:bookmarkEnd w:id="28"/>
      <w:bookmarkEnd w:id="29"/>
      <w:bookmarkEnd w:id="30"/>
    </w:p>
    <w:p w14:paraId="52CAC523" w14:textId="77777777" w:rsidR="002377C3" w:rsidRPr="00D63F97" w:rsidRDefault="00C92D77"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lastRenderedPageBreak/>
        <w:t>Giáo dục</w:t>
      </w:r>
      <w:r w:rsidR="002377C3" w:rsidRPr="00D63F97">
        <w:rPr>
          <w:rFonts w:ascii="Times New Roman" w:hAnsi="Times New Roman" w:cs="Times New Roman"/>
          <w:b/>
          <w:color w:val="000000" w:themeColor="text1"/>
          <w:szCs w:val="26"/>
        </w:rPr>
        <w:t>:</w:t>
      </w:r>
    </w:p>
    <w:p w14:paraId="47F9A8BB" w14:textId="77777777" w:rsidR="002377C3" w:rsidRPr="00D63F97" w:rsidRDefault="00C92D77"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Các ngành đào tạo:</w:t>
      </w:r>
    </w:p>
    <w:p w14:paraId="4FCADFAE" w14:textId="77777777" w:rsidR="00C92D77" w:rsidRPr="00D63F97" w:rsidRDefault="00C92D77" w:rsidP="007E044B">
      <w:pPr>
        <w:pStyle w:val="ListParagraph"/>
        <w:numPr>
          <w:ilvl w:val="2"/>
          <w:numId w:val="1"/>
        </w:numPr>
        <w:spacing w:line="24" w:lineRule="atLeast"/>
        <w:jc w:val="both"/>
        <w:rPr>
          <w:rStyle w:val="Strong"/>
          <w:rFonts w:ascii="Times New Roman" w:hAnsi="Times New Roman" w:cs="Times New Roman"/>
          <w:b w:val="0"/>
          <w:color w:val="000000" w:themeColor="text1"/>
          <w:szCs w:val="26"/>
          <w:bdr w:val="none" w:sz="0" w:space="0" w:color="auto" w:frame="1"/>
        </w:rPr>
      </w:pPr>
      <w:r w:rsidRPr="00D63F97">
        <w:rPr>
          <w:rStyle w:val="Strong"/>
          <w:rFonts w:ascii="Times New Roman" w:hAnsi="Times New Roman" w:cs="Times New Roman"/>
          <w:b w:val="0"/>
          <w:color w:val="000000" w:themeColor="text1"/>
          <w:szCs w:val="26"/>
          <w:bdr w:val="none" w:sz="0" w:space="0" w:color="auto" w:frame="1"/>
        </w:rPr>
        <w:t>Công nghệ Thông tin</w:t>
      </w:r>
    </w:p>
    <w:p w14:paraId="34F3F692" w14:textId="77777777" w:rsidR="00C92D77" w:rsidRPr="00D63F97" w:rsidRDefault="00C92D77" w:rsidP="007E044B">
      <w:pPr>
        <w:pStyle w:val="ListParagraph"/>
        <w:numPr>
          <w:ilvl w:val="2"/>
          <w:numId w:val="1"/>
        </w:numPr>
        <w:spacing w:line="24" w:lineRule="atLeast"/>
        <w:jc w:val="both"/>
        <w:rPr>
          <w:rFonts w:ascii="Times New Roman" w:hAnsi="Times New Roman" w:cs="Times New Roman"/>
          <w:color w:val="000000" w:themeColor="text1"/>
          <w:szCs w:val="26"/>
        </w:rPr>
      </w:pPr>
      <w:r w:rsidRPr="00D63F97">
        <w:rPr>
          <w:rStyle w:val="Strong"/>
          <w:rFonts w:ascii="Times New Roman" w:hAnsi="Times New Roman" w:cs="Times New Roman"/>
          <w:b w:val="0"/>
          <w:color w:val="000000" w:themeColor="text1"/>
          <w:szCs w:val="26"/>
          <w:bdr w:val="none" w:sz="0" w:space="0" w:color="auto" w:frame="1"/>
        </w:rPr>
        <w:t>Kỹ thuật phần mềm</w:t>
      </w:r>
    </w:p>
    <w:p w14:paraId="0E470926" w14:textId="77777777" w:rsidR="002377C3" w:rsidRPr="00D63F97" w:rsidRDefault="00C92D77" w:rsidP="007E044B">
      <w:pPr>
        <w:pStyle w:val="ListParagraph"/>
        <w:numPr>
          <w:ilvl w:val="2"/>
          <w:numId w:val="1"/>
        </w:numPr>
        <w:spacing w:line="24" w:lineRule="atLeast"/>
        <w:jc w:val="both"/>
        <w:rPr>
          <w:rStyle w:val="Strong"/>
          <w:rFonts w:ascii="Times New Roman" w:hAnsi="Times New Roman" w:cs="Times New Roman"/>
          <w:b w:val="0"/>
          <w:color w:val="000000" w:themeColor="text1"/>
          <w:szCs w:val="26"/>
          <w:bdr w:val="none" w:sz="0" w:space="0" w:color="auto" w:frame="1"/>
        </w:rPr>
      </w:pPr>
      <w:r w:rsidRPr="00D63F97">
        <w:rPr>
          <w:rStyle w:val="Strong"/>
          <w:rFonts w:ascii="Times New Roman" w:hAnsi="Times New Roman" w:cs="Times New Roman"/>
          <w:b w:val="0"/>
          <w:color w:val="000000" w:themeColor="text1"/>
          <w:szCs w:val="26"/>
          <w:bdr w:val="none" w:sz="0" w:space="0" w:color="auto" w:frame="1"/>
        </w:rPr>
        <w:t>Công nghệ Kỹ thuật Môi trường</w:t>
      </w:r>
    </w:p>
    <w:p w14:paraId="56369C91" w14:textId="77777777" w:rsidR="00C92D77" w:rsidRPr="00D63F97" w:rsidRDefault="00C92D77" w:rsidP="007E044B">
      <w:pPr>
        <w:pStyle w:val="ListParagraph"/>
        <w:numPr>
          <w:ilvl w:val="2"/>
          <w:numId w:val="1"/>
        </w:numPr>
        <w:spacing w:line="24" w:lineRule="atLeast"/>
        <w:jc w:val="both"/>
        <w:rPr>
          <w:rStyle w:val="Strong"/>
          <w:rFonts w:ascii="Times New Roman" w:hAnsi="Times New Roman" w:cs="Times New Roman"/>
          <w:b w:val="0"/>
          <w:color w:val="000000" w:themeColor="text1"/>
          <w:szCs w:val="26"/>
          <w:bdr w:val="none" w:sz="0" w:space="0" w:color="auto" w:frame="1"/>
        </w:rPr>
      </w:pPr>
      <w:r w:rsidRPr="00D63F97">
        <w:rPr>
          <w:rStyle w:val="Strong"/>
          <w:rFonts w:ascii="Times New Roman" w:hAnsi="Times New Roman" w:cs="Times New Roman"/>
          <w:b w:val="0"/>
          <w:color w:val="000000" w:themeColor="text1"/>
          <w:szCs w:val="26"/>
          <w:bdr w:val="none" w:sz="0" w:space="0" w:color="auto" w:frame="1"/>
        </w:rPr>
        <w:t>Quản lý Tài nguyên và Môi trường</w:t>
      </w:r>
    </w:p>
    <w:p w14:paraId="08215580" w14:textId="77777777" w:rsidR="00C92D77" w:rsidRPr="00D63F97" w:rsidRDefault="00C92D77" w:rsidP="007E044B">
      <w:pPr>
        <w:pStyle w:val="ListParagraph"/>
        <w:numPr>
          <w:ilvl w:val="2"/>
          <w:numId w:val="1"/>
        </w:numPr>
        <w:spacing w:line="24" w:lineRule="atLeast"/>
        <w:jc w:val="both"/>
        <w:rPr>
          <w:rFonts w:ascii="Times New Roman" w:hAnsi="Times New Roman" w:cs="Times New Roman"/>
          <w:color w:val="000000" w:themeColor="text1"/>
          <w:szCs w:val="26"/>
        </w:rPr>
      </w:pPr>
      <w:r w:rsidRPr="00D63F97">
        <w:rPr>
          <w:rStyle w:val="Strong"/>
          <w:rFonts w:ascii="Times New Roman" w:hAnsi="Times New Roman" w:cs="Times New Roman"/>
          <w:b w:val="0"/>
          <w:color w:val="000000" w:themeColor="text1"/>
          <w:szCs w:val="26"/>
          <w:bdr w:val="none" w:sz="0" w:space="0" w:color="auto" w:frame="1"/>
        </w:rPr>
        <w:t>Cao đẳng Công nghệ Thông tin</w:t>
      </w:r>
    </w:p>
    <w:p w14:paraId="01D9B56B" w14:textId="77777777" w:rsidR="002377C3" w:rsidRPr="00D63F97" w:rsidRDefault="002377C3" w:rsidP="009E74D9">
      <w:pPr>
        <w:pStyle w:val="e1"/>
        <w:spacing w:line="24" w:lineRule="atLeast"/>
        <w:jc w:val="both"/>
        <w:rPr>
          <w:rFonts w:cs="Times New Roman"/>
          <w:color w:val="000000" w:themeColor="text1"/>
          <w:szCs w:val="26"/>
        </w:rPr>
      </w:pPr>
      <w:bookmarkStart w:id="31" w:name="_Toc448216114"/>
      <w:bookmarkStart w:id="32" w:name="_Toc449386669"/>
      <w:bookmarkStart w:id="33" w:name="_Toc449483190"/>
      <w:bookmarkStart w:id="34" w:name="_Toc478913194"/>
      <w:r w:rsidRPr="00D63F97">
        <w:rPr>
          <w:rFonts w:cs="Times New Roman"/>
          <w:color w:val="000000" w:themeColor="text1"/>
          <w:szCs w:val="26"/>
        </w:rPr>
        <w:t>1.3. Tầm nhìn – sứ mệnh</w:t>
      </w:r>
      <w:bookmarkEnd w:id="31"/>
      <w:bookmarkEnd w:id="32"/>
      <w:bookmarkEnd w:id="33"/>
      <w:bookmarkEnd w:id="34"/>
    </w:p>
    <w:p w14:paraId="181179E7" w14:textId="77777777" w:rsidR="002377C3" w:rsidRPr="00D63F97" w:rsidRDefault="002377C3" w:rsidP="009E74D9">
      <w:pPr>
        <w:pStyle w:val="e2"/>
        <w:spacing w:line="24" w:lineRule="atLeast"/>
        <w:rPr>
          <w:rFonts w:ascii="Times New Roman" w:hAnsi="Times New Roman" w:cs="Times New Roman"/>
          <w:color w:val="000000" w:themeColor="text1"/>
          <w:szCs w:val="26"/>
        </w:rPr>
      </w:pPr>
      <w:bookmarkStart w:id="35" w:name="_Toc448216115"/>
      <w:bookmarkStart w:id="36" w:name="_Toc449386670"/>
      <w:bookmarkStart w:id="37" w:name="_Toc449483191"/>
      <w:bookmarkStart w:id="38" w:name="_Toc478913195"/>
      <w:r w:rsidRPr="00D63F97">
        <w:rPr>
          <w:rFonts w:ascii="Times New Roman" w:hAnsi="Times New Roman" w:cs="Times New Roman"/>
          <w:color w:val="000000" w:themeColor="text1"/>
          <w:szCs w:val="26"/>
        </w:rPr>
        <w:t>1.3.1. Tầm nhìn</w:t>
      </w:r>
      <w:bookmarkEnd w:id="35"/>
      <w:bookmarkEnd w:id="36"/>
      <w:bookmarkEnd w:id="37"/>
      <w:bookmarkEnd w:id="38"/>
    </w:p>
    <w:p w14:paraId="717E56F4"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Trở</w:t>
      </w:r>
      <w:r w:rsidR="00AD4D57" w:rsidRPr="00D63F97">
        <w:rPr>
          <w:rFonts w:ascii="Times New Roman" w:hAnsi="Times New Roman" w:cs="Times New Roman"/>
          <w:color w:val="000000" w:themeColor="text1"/>
          <w:szCs w:val="26"/>
        </w:rPr>
        <w:t xml:space="preserve"> thành trung tâm</w:t>
      </w:r>
      <w:r w:rsidRPr="00D63F97">
        <w:rPr>
          <w:rFonts w:ascii="Times New Roman" w:hAnsi="Times New Roman" w:cs="Times New Roman"/>
          <w:color w:val="000000" w:themeColor="text1"/>
          <w:szCs w:val="26"/>
        </w:rPr>
        <w:t xml:space="preserve"> hàng đầu</w:t>
      </w:r>
      <w:r w:rsidR="00AD4D57" w:rsidRPr="00D63F97">
        <w:rPr>
          <w:rFonts w:ascii="Times New Roman" w:hAnsi="Times New Roman" w:cs="Times New Roman"/>
          <w:color w:val="000000" w:themeColor="text1"/>
          <w:szCs w:val="26"/>
          <w:lang w:val="en-US"/>
        </w:rPr>
        <w:t xml:space="preserve"> tỉnh An Giang và khu vực </w:t>
      </w:r>
      <w:r w:rsidR="00AD4D57" w:rsidRPr="00D63F97">
        <w:rPr>
          <w:rFonts w:ascii="Times New Roman" w:hAnsi="Times New Roman" w:cs="Times New Roman"/>
          <w:color w:val="000000" w:themeColor="text1"/>
          <w:szCs w:val="26"/>
          <w:shd w:val="clear" w:color="auto" w:fill="FFFFFF"/>
        </w:rPr>
        <w:t>Đồng bằng sông Cửu Long</w:t>
      </w:r>
      <w:r w:rsidR="00AD4D57" w:rsidRPr="00D63F97">
        <w:rPr>
          <w:rFonts w:ascii="Times New Roman" w:hAnsi="Times New Roman" w:cs="Times New Roman"/>
          <w:color w:val="000000" w:themeColor="text1"/>
          <w:szCs w:val="26"/>
          <w:lang w:val="en-US"/>
        </w:rPr>
        <w:t xml:space="preserve"> về đào tạo nguồn nhân lực chất lượng cao phục vụ các ngành công nghệ và kỹ thuật.</w:t>
      </w:r>
    </w:p>
    <w:p w14:paraId="16DABCCA" w14:textId="77777777" w:rsidR="002377C3" w:rsidRPr="00D63F97" w:rsidRDefault="002377C3" w:rsidP="009E74D9">
      <w:pPr>
        <w:pStyle w:val="e2"/>
        <w:spacing w:line="24" w:lineRule="atLeast"/>
        <w:rPr>
          <w:rFonts w:ascii="Times New Roman" w:hAnsi="Times New Roman" w:cs="Times New Roman"/>
          <w:color w:val="000000" w:themeColor="text1"/>
          <w:szCs w:val="26"/>
        </w:rPr>
      </w:pPr>
      <w:bookmarkStart w:id="39" w:name="_Toc448216116"/>
      <w:bookmarkStart w:id="40" w:name="_Toc449386671"/>
      <w:bookmarkStart w:id="41" w:name="_Toc449483192"/>
      <w:bookmarkStart w:id="42" w:name="_Toc478913196"/>
      <w:r w:rsidRPr="00D63F97">
        <w:rPr>
          <w:rFonts w:ascii="Times New Roman" w:hAnsi="Times New Roman" w:cs="Times New Roman"/>
          <w:color w:val="000000" w:themeColor="text1"/>
          <w:szCs w:val="26"/>
        </w:rPr>
        <w:t>1.3.2. Sứ mệnh</w:t>
      </w:r>
      <w:bookmarkEnd w:id="39"/>
      <w:bookmarkEnd w:id="40"/>
      <w:bookmarkEnd w:id="41"/>
      <w:bookmarkEnd w:id="42"/>
    </w:p>
    <w:p w14:paraId="60894575" w14:textId="77777777" w:rsidR="007E739A" w:rsidRPr="00D63F97" w:rsidRDefault="00AD4D57">
      <w:pPr>
        <w:spacing w:line="24" w:lineRule="atLeast"/>
        <w:ind w:firstLine="720"/>
        <w:jc w:val="both"/>
        <w:rPr>
          <w:rFonts w:ascii="Times New Roman" w:hAnsi="Times New Roman" w:cs="Times New Roman"/>
          <w:color w:val="000000" w:themeColor="text1"/>
          <w:szCs w:val="26"/>
        </w:rPr>
        <w:pPrChange w:id="43" w:author="Sinhvien" w:date="2017-04-03T10:48:00Z">
          <w:pPr>
            <w:spacing w:line="24" w:lineRule="atLeast"/>
          </w:pPr>
        </w:pPrChange>
      </w:pPr>
      <w:r w:rsidRPr="008428C9">
        <w:rPr>
          <w:rFonts w:ascii="Times New Roman" w:hAnsi="Times New Roman" w:cs="Times New Roman"/>
          <w:color w:val="000000" w:themeColor="text1"/>
          <w:szCs w:val="26"/>
          <w:rPrChange w:id="44" w:author="Sinhvien" w:date="2017-04-03T10:48:00Z">
            <w:rPr>
              <w:rFonts w:ascii="Times New Roman" w:hAnsi="Times New Roman" w:cs="Times New Roman"/>
              <w:color w:val="000000" w:themeColor="text1"/>
              <w:szCs w:val="26"/>
              <w:shd w:val="clear" w:color="auto" w:fill="FFFFFF"/>
            </w:rPr>
          </w:rPrChange>
        </w:rPr>
        <w:t>Khoa Kỹ thuật – Công nghệ – Môi trường</w:t>
      </w:r>
      <w:r w:rsidR="002377C3" w:rsidRPr="00D63F97">
        <w:rPr>
          <w:rFonts w:ascii="Times New Roman" w:hAnsi="Times New Roman" w:cs="Times New Roman"/>
          <w:color w:val="000000" w:themeColor="text1"/>
          <w:szCs w:val="26"/>
        </w:rPr>
        <w:t xml:space="preserve"> lấy </w:t>
      </w:r>
      <w:r w:rsidRPr="008428C9">
        <w:rPr>
          <w:rFonts w:ascii="Times New Roman" w:hAnsi="Times New Roman" w:cs="Times New Roman"/>
          <w:color w:val="000000" w:themeColor="text1"/>
          <w:szCs w:val="26"/>
          <w:rPrChange w:id="45" w:author="Sinhvien" w:date="2017-04-03T10:48:00Z">
            <w:rPr>
              <w:rFonts w:ascii="Times New Roman" w:hAnsi="Times New Roman" w:cs="Times New Roman"/>
              <w:color w:val="000000" w:themeColor="text1"/>
              <w:szCs w:val="26"/>
              <w:lang w:val="en-US"/>
            </w:rPr>
          </w:rPrChange>
        </w:rPr>
        <w:t>học viên</w:t>
      </w:r>
      <w:r w:rsidR="002377C3" w:rsidRPr="00D63F97">
        <w:rPr>
          <w:rFonts w:ascii="Times New Roman" w:hAnsi="Times New Roman" w:cs="Times New Roman"/>
          <w:color w:val="000000" w:themeColor="text1"/>
          <w:szCs w:val="26"/>
        </w:rPr>
        <w:t xml:space="preserve"> làm trung tâm, lấy tổ chức chuyên nghiệp làm sức mạ</w:t>
      </w:r>
      <w:r w:rsidRPr="00D63F97">
        <w:rPr>
          <w:rFonts w:ascii="Times New Roman" w:hAnsi="Times New Roman" w:cs="Times New Roman"/>
          <w:color w:val="000000" w:themeColor="text1"/>
          <w:szCs w:val="26"/>
        </w:rPr>
        <w:t>nh</w:t>
      </w:r>
      <w:r w:rsidR="002377C3" w:rsidRPr="00D63F97">
        <w:rPr>
          <w:rFonts w:ascii="Times New Roman" w:hAnsi="Times New Roman" w:cs="Times New Roman"/>
          <w:color w:val="000000" w:themeColor="text1"/>
          <w:szCs w:val="26"/>
        </w:rPr>
        <w:t xml:space="preserve">, không ngừng </w:t>
      </w:r>
      <w:del w:id="46" w:author="Sinhvien" w:date="2017-04-03T10:49:00Z">
        <w:r w:rsidR="002377C3" w:rsidRPr="00D63F97" w:rsidDel="008428C9">
          <w:rPr>
            <w:rFonts w:ascii="Times New Roman" w:hAnsi="Times New Roman" w:cs="Times New Roman"/>
            <w:color w:val="000000" w:themeColor="text1"/>
            <w:szCs w:val="26"/>
          </w:rPr>
          <w:delText xml:space="preserve">nổ </w:delText>
        </w:r>
      </w:del>
      <w:ins w:id="47" w:author="Sinhvien" w:date="2017-04-03T10:49:00Z">
        <w:r w:rsidR="008428C9" w:rsidRPr="00D63F97">
          <w:rPr>
            <w:rFonts w:ascii="Times New Roman" w:hAnsi="Times New Roman" w:cs="Times New Roman"/>
            <w:color w:val="000000" w:themeColor="text1"/>
            <w:szCs w:val="26"/>
          </w:rPr>
          <w:t>n</w:t>
        </w:r>
        <w:r w:rsidR="008428C9">
          <w:rPr>
            <w:rFonts w:ascii="Times New Roman" w:hAnsi="Times New Roman" w:cs="Times New Roman"/>
            <w:color w:val="000000" w:themeColor="text1"/>
            <w:szCs w:val="26"/>
            <w:lang w:val="en-US"/>
          </w:rPr>
          <w:t>ỗ</w:t>
        </w:r>
        <w:r w:rsidR="008428C9" w:rsidRPr="00D63F97">
          <w:rPr>
            <w:rFonts w:ascii="Times New Roman" w:hAnsi="Times New Roman" w:cs="Times New Roman"/>
            <w:color w:val="000000" w:themeColor="text1"/>
            <w:szCs w:val="26"/>
          </w:rPr>
          <w:t xml:space="preserve"> </w:t>
        </w:r>
      </w:ins>
      <w:r w:rsidR="002377C3" w:rsidRPr="00D63F97">
        <w:rPr>
          <w:rFonts w:ascii="Times New Roman" w:hAnsi="Times New Roman" w:cs="Times New Roman"/>
          <w:color w:val="000000" w:themeColor="text1"/>
          <w:szCs w:val="26"/>
        </w:rPr>
        <w:t>lực</w:t>
      </w:r>
      <w:r w:rsidRPr="008428C9">
        <w:rPr>
          <w:rFonts w:ascii="Times New Roman" w:hAnsi="Times New Roman" w:cs="Times New Roman"/>
          <w:color w:val="000000" w:themeColor="text1"/>
          <w:szCs w:val="26"/>
          <w:rPrChange w:id="48" w:author="Sinhvien" w:date="2017-04-03T10:48:00Z">
            <w:rPr>
              <w:rFonts w:ascii="Times New Roman" w:hAnsi="Times New Roman" w:cs="Times New Roman"/>
              <w:color w:val="000000" w:themeColor="text1"/>
              <w:szCs w:val="26"/>
              <w:lang w:val="en-US"/>
            </w:rPr>
          </w:rPrChange>
        </w:rPr>
        <w:t xml:space="preserve"> nâng cao chất lượng đào tạo</w:t>
      </w:r>
      <w:r w:rsidR="002377C3" w:rsidRPr="00D63F97">
        <w:rPr>
          <w:rFonts w:ascii="Times New Roman" w:hAnsi="Times New Roman" w:cs="Times New Roman"/>
          <w:color w:val="000000" w:themeColor="text1"/>
          <w:szCs w:val="26"/>
        </w:rPr>
        <w:t xml:space="preserve"> cung cấp</w:t>
      </w:r>
      <w:r w:rsidRPr="008428C9">
        <w:rPr>
          <w:rFonts w:ascii="Times New Roman" w:hAnsi="Times New Roman" w:cs="Times New Roman"/>
          <w:color w:val="000000" w:themeColor="text1"/>
          <w:szCs w:val="26"/>
          <w:rPrChange w:id="49" w:author="Sinhvien" w:date="2017-04-03T10:48:00Z">
            <w:rPr>
              <w:rFonts w:ascii="Times New Roman" w:hAnsi="Times New Roman" w:cs="Times New Roman"/>
              <w:color w:val="000000" w:themeColor="text1"/>
              <w:szCs w:val="26"/>
              <w:lang w:val="en-US"/>
            </w:rPr>
          </w:rPrChange>
        </w:rPr>
        <w:t xml:space="preserve"> cho</w:t>
      </w:r>
      <w:r w:rsidRPr="00D63F97">
        <w:rPr>
          <w:rFonts w:ascii="Times New Roman" w:hAnsi="Times New Roman" w:cs="Times New Roman"/>
          <w:color w:val="000000" w:themeColor="text1"/>
          <w:szCs w:val="26"/>
        </w:rPr>
        <w:t xml:space="preserve"> các học viên</w:t>
      </w:r>
      <w:r w:rsidRPr="008428C9">
        <w:rPr>
          <w:rFonts w:ascii="Times New Roman" w:hAnsi="Times New Roman" w:cs="Times New Roman"/>
          <w:color w:val="000000" w:themeColor="text1"/>
          <w:szCs w:val="26"/>
          <w:rPrChange w:id="50" w:author="Sinhvien" w:date="2017-04-03T10:48:00Z">
            <w:rPr>
              <w:rFonts w:ascii="Times New Roman" w:hAnsi="Times New Roman" w:cs="Times New Roman"/>
              <w:color w:val="000000" w:themeColor="text1"/>
              <w:szCs w:val="26"/>
              <w:lang w:val="en-US"/>
            </w:rPr>
          </w:rPrChange>
        </w:rPr>
        <w:t xml:space="preserve"> kiến  thức vững chắc cho công việc trong tương lai</w:t>
      </w:r>
      <w:r w:rsidR="002377C3" w:rsidRPr="00D63F97">
        <w:rPr>
          <w:rFonts w:ascii="Times New Roman" w:hAnsi="Times New Roman" w:cs="Times New Roman"/>
          <w:color w:val="000000" w:themeColor="text1"/>
          <w:szCs w:val="26"/>
        </w:rPr>
        <w:t xml:space="preserve">.  </w:t>
      </w:r>
    </w:p>
    <w:p w14:paraId="0D3A7C90" w14:textId="77777777" w:rsidR="00B27CEB" w:rsidRPr="00D63F97" w:rsidRDefault="00B27CEB" w:rsidP="007E044B">
      <w:pPr>
        <w:spacing w:line="24" w:lineRule="atLeast"/>
        <w:rPr>
          <w:rFonts w:ascii="Times New Roman" w:hAnsi="Times New Roman" w:cs="Times New Roman"/>
          <w:color w:val="000000" w:themeColor="text1"/>
          <w:szCs w:val="26"/>
        </w:rPr>
      </w:pPr>
    </w:p>
    <w:p w14:paraId="17C958BC" w14:textId="77777777" w:rsidR="00B27CEB" w:rsidRPr="00D63F97" w:rsidRDefault="00B27CEB" w:rsidP="007E044B">
      <w:pPr>
        <w:spacing w:line="24" w:lineRule="atLeast"/>
        <w:rPr>
          <w:rFonts w:ascii="Times New Roman" w:hAnsi="Times New Roman" w:cs="Times New Roman"/>
          <w:color w:val="000000" w:themeColor="text1"/>
          <w:szCs w:val="26"/>
        </w:rPr>
      </w:pPr>
    </w:p>
    <w:p w14:paraId="225DF585" w14:textId="77777777" w:rsidR="00B27CEB" w:rsidRPr="00D63F97" w:rsidRDefault="00B27CEB" w:rsidP="007E044B">
      <w:pPr>
        <w:spacing w:line="24" w:lineRule="atLeast"/>
        <w:rPr>
          <w:rFonts w:ascii="Times New Roman" w:hAnsi="Times New Roman" w:cs="Times New Roman"/>
          <w:color w:val="000000" w:themeColor="text1"/>
          <w:szCs w:val="26"/>
        </w:rPr>
      </w:pPr>
    </w:p>
    <w:p w14:paraId="09A0C543" w14:textId="77777777" w:rsidR="00B27CEB" w:rsidRPr="00D63F97" w:rsidRDefault="00B27CEB" w:rsidP="007E044B">
      <w:pPr>
        <w:spacing w:line="24" w:lineRule="atLeast"/>
        <w:rPr>
          <w:rFonts w:ascii="Times New Roman" w:hAnsi="Times New Roman" w:cs="Times New Roman"/>
          <w:color w:val="000000" w:themeColor="text1"/>
          <w:szCs w:val="26"/>
        </w:rPr>
      </w:pPr>
    </w:p>
    <w:p w14:paraId="77BC5BED" w14:textId="77777777" w:rsidR="00B27CEB" w:rsidRPr="00D63F97" w:rsidRDefault="00B27CEB" w:rsidP="007E044B">
      <w:pPr>
        <w:spacing w:line="24" w:lineRule="atLeast"/>
        <w:rPr>
          <w:rFonts w:ascii="Times New Roman" w:hAnsi="Times New Roman" w:cs="Times New Roman"/>
          <w:color w:val="000000" w:themeColor="text1"/>
          <w:szCs w:val="26"/>
        </w:rPr>
      </w:pPr>
    </w:p>
    <w:p w14:paraId="101F82F8" w14:textId="77777777" w:rsidR="00B27CEB" w:rsidRPr="00D63F97" w:rsidRDefault="00B27CEB" w:rsidP="007E044B">
      <w:pPr>
        <w:spacing w:line="24" w:lineRule="atLeast"/>
        <w:rPr>
          <w:rFonts w:ascii="Times New Roman" w:hAnsi="Times New Roman" w:cs="Times New Roman"/>
          <w:color w:val="000000" w:themeColor="text1"/>
          <w:szCs w:val="26"/>
        </w:rPr>
      </w:pPr>
    </w:p>
    <w:p w14:paraId="23F01EEA" w14:textId="77777777" w:rsidR="00B27CEB" w:rsidRPr="00D63F97" w:rsidRDefault="00B27CEB" w:rsidP="007E044B">
      <w:pPr>
        <w:spacing w:line="24" w:lineRule="atLeast"/>
        <w:rPr>
          <w:rFonts w:ascii="Times New Roman" w:hAnsi="Times New Roman" w:cs="Times New Roman"/>
          <w:color w:val="000000" w:themeColor="text1"/>
          <w:szCs w:val="26"/>
        </w:rPr>
      </w:pPr>
    </w:p>
    <w:p w14:paraId="4DDEC109" w14:textId="77777777" w:rsidR="00B27CEB" w:rsidRPr="00D63F97" w:rsidRDefault="00B27CEB" w:rsidP="007E044B">
      <w:pPr>
        <w:spacing w:line="24" w:lineRule="atLeast"/>
        <w:rPr>
          <w:rFonts w:ascii="Times New Roman" w:hAnsi="Times New Roman" w:cs="Times New Roman"/>
          <w:color w:val="000000" w:themeColor="text1"/>
          <w:szCs w:val="26"/>
        </w:rPr>
      </w:pPr>
    </w:p>
    <w:p w14:paraId="75A061CA" w14:textId="77777777" w:rsidR="00B27CEB" w:rsidRPr="00D63F97" w:rsidRDefault="00B27CEB" w:rsidP="007E044B">
      <w:pPr>
        <w:spacing w:line="24" w:lineRule="atLeast"/>
        <w:rPr>
          <w:rFonts w:ascii="Times New Roman" w:hAnsi="Times New Roman" w:cs="Times New Roman"/>
          <w:color w:val="000000" w:themeColor="text1"/>
          <w:szCs w:val="26"/>
        </w:rPr>
      </w:pPr>
    </w:p>
    <w:p w14:paraId="24D47553" w14:textId="77777777" w:rsidR="00B27CEB" w:rsidRPr="00D63F97" w:rsidRDefault="00B27CEB" w:rsidP="007E044B">
      <w:pPr>
        <w:spacing w:line="24" w:lineRule="atLeast"/>
        <w:rPr>
          <w:rFonts w:ascii="Times New Roman" w:hAnsi="Times New Roman" w:cs="Times New Roman"/>
          <w:color w:val="000000" w:themeColor="text1"/>
          <w:szCs w:val="26"/>
        </w:rPr>
      </w:pPr>
    </w:p>
    <w:p w14:paraId="05A5BD35" w14:textId="77777777" w:rsidR="00B27CEB" w:rsidRPr="00D63F97" w:rsidRDefault="00B27CEB" w:rsidP="007E044B">
      <w:pPr>
        <w:spacing w:line="24" w:lineRule="atLeast"/>
        <w:rPr>
          <w:rFonts w:ascii="Times New Roman" w:hAnsi="Times New Roman" w:cs="Times New Roman"/>
          <w:color w:val="000000" w:themeColor="text1"/>
          <w:szCs w:val="26"/>
        </w:rPr>
      </w:pPr>
    </w:p>
    <w:p w14:paraId="42585BBE" w14:textId="77777777" w:rsidR="009C39CF" w:rsidRPr="00D63F97" w:rsidRDefault="009C39CF" w:rsidP="007E044B">
      <w:pPr>
        <w:pStyle w:val="chng"/>
        <w:spacing w:line="24" w:lineRule="atLeast"/>
        <w:outlineLvl w:val="0"/>
        <w:rPr>
          <w:rFonts w:cs="Times New Roman"/>
          <w:color w:val="000000" w:themeColor="text1"/>
          <w:sz w:val="26"/>
          <w:szCs w:val="26"/>
        </w:rPr>
      </w:pPr>
      <w:bookmarkStart w:id="51" w:name="_Toc448216117"/>
      <w:bookmarkStart w:id="52" w:name="_Toc449386672"/>
      <w:bookmarkStart w:id="53" w:name="_Toc449483193"/>
    </w:p>
    <w:p w14:paraId="52C4586C" w14:textId="77777777" w:rsidR="009C39CF" w:rsidRPr="00D63F97" w:rsidRDefault="009C39CF" w:rsidP="007E044B">
      <w:pPr>
        <w:pStyle w:val="chng"/>
        <w:spacing w:line="24" w:lineRule="atLeast"/>
        <w:outlineLvl w:val="0"/>
        <w:rPr>
          <w:rFonts w:cs="Times New Roman"/>
          <w:color w:val="000000" w:themeColor="text1"/>
          <w:sz w:val="26"/>
          <w:szCs w:val="26"/>
        </w:rPr>
      </w:pPr>
    </w:p>
    <w:p w14:paraId="5180FD40" w14:textId="77777777" w:rsidR="009C39CF" w:rsidRPr="00D63F97" w:rsidRDefault="009C39CF" w:rsidP="007E044B">
      <w:pPr>
        <w:pStyle w:val="chng"/>
        <w:spacing w:line="24" w:lineRule="atLeast"/>
        <w:outlineLvl w:val="0"/>
        <w:rPr>
          <w:rFonts w:cs="Times New Roman"/>
          <w:color w:val="000000" w:themeColor="text1"/>
          <w:sz w:val="26"/>
          <w:szCs w:val="26"/>
        </w:rPr>
      </w:pPr>
    </w:p>
    <w:p w14:paraId="5C806E2B" w14:textId="77777777" w:rsidR="009C39CF" w:rsidRPr="00D63F97" w:rsidRDefault="009C39CF" w:rsidP="007E044B">
      <w:pPr>
        <w:pStyle w:val="chng"/>
        <w:spacing w:line="24" w:lineRule="atLeast"/>
        <w:outlineLvl w:val="0"/>
        <w:rPr>
          <w:rFonts w:cs="Times New Roman"/>
          <w:color w:val="000000" w:themeColor="text1"/>
          <w:sz w:val="26"/>
          <w:szCs w:val="26"/>
        </w:rPr>
      </w:pPr>
    </w:p>
    <w:p w14:paraId="460F535E" w14:textId="77777777" w:rsidR="009C39CF" w:rsidRPr="00D63F97" w:rsidRDefault="009C39CF" w:rsidP="007E044B">
      <w:pPr>
        <w:pStyle w:val="chng"/>
        <w:spacing w:line="24" w:lineRule="atLeast"/>
        <w:outlineLvl w:val="0"/>
        <w:rPr>
          <w:rFonts w:cs="Times New Roman"/>
          <w:color w:val="000000" w:themeColor="text1"/>
          <w:sz w:val="26"/>
          <w:szCs w:val="26"/>
        </w:rPr>
      </w:pPr>
    </w:p>
    <w:p w14:paraId="54FE1EA1" w14:textId="77777777" w:rsidR="009C39CF" w:rsidRPr="00D63F97" w:rsidRDefault="009C39CF" w:rsidP="007E044B">
      <w:pPr>
        <w:pStyle w:val="chng"/>
        <w:spacing w:line="24" w:lineRule="atLeast"/>
        <w:outlineLvl w:val="0"/>
        <w:rPr>
          <w:rFonts w:cs="Times New Roman"/>
          <w:color w:val="000000" w:themeColor="text1"/>
          <w:sz w:val="26"/>
          <w:szCs w:val="26"/>
        </w:rPr>
      </w:pPr>
    </w:p>
    <w:p w14:paraId="7A4D0AEA" w14:textId="77777777" w:rsidR="003328B5" w:rsidRDefault="003328B5" w:rsidP="00907D77">
      <w:pPr>
        <w:pStyle w:val="chng"/>
        <w:spacing w:line="24" w:lineRule="atLeast"/>
        <w:outlineLvl w:val="0"/>
        <w:rPr>
          <w:ins w:id="54" w:author="nguyễn thạnh" w:date="2017-04-03T11:42:00Z"/>
          <w:rFonts w:cs="Times New Roman"/>
          <w:color w:val="000000" w:themeColor="text1"/>
          <w:sz w:val="26"/>
          <w:szCs w:val="26"/>
        </w:rPr>
      </w:pPr>
      <w:bookmarkStart w:id="55" w:name="_Toc478913197"/>
    </w:p>
    <w:p w14:paraId="33E9EC64" w14:textId="35B84C1F" w:rsidR="00145094" w:rsidRPr="00D63F97" w:rsidRDefault="00145094" w:rsidP="00907D77">
      <w:pPr>
        <w:pStyle w:val="chng"/>
        <w:spacing w:line="24" w:lineRule="atLeast"/>
        <w:outlineLvl w:val="0"/>
        <w:rPr>
          <w:rFonts w:cs="Times New Roman"/>
          <w:color w:val="000000" w:themeColor="text1"/>
          <w:sz w:val="26"/>
          <w:szCs w:val="26"/>
          <w:lang w:val="en-US"/>
        </w:rPr>
      </w:pPr>
      <w:r w:rsidRPr="00D63F97">
        <w:rPr>
          <w:rFonts w:cs="Times New Roman"/>
          <w:color w:val="000000" w:themeColor="text1"/>
          <w:sz w:val="26"/>
          <w:szCs w:val="26"/>
        </w:rPr>
        <w:lastRenderedPageBreak/>
        <w:t>Chương 2</w:t>
      </w:r>
      <w:r w:rsidR="00907D77" w:rsidRPr="00D63F97">
        <w:rPr>
          <w:rFonts w:cs="Times New Roman"/>
          <w:color w:val="000000" w:themeColor="text1"/>
          <w:sz w:val="26"/>
          <w:szCs w:val="26"/>
          <w:lang w:val="en-US"/>
        </w:rPr>
        <w:br/>
      </w:r>
      <w:r w:rsidRPr="00D63F97">
        <w:rPr>
          <w:rFonts w:cs="Times New Roman"/>
          <w:color w:val="000000" w:themeColor="text1"/>
          <w:sz w:val="26"/>
          <w:szCs w:val="26"/>
        </w:rPr>
        <w:t>TỔNG QUAN VÀ CƠ SỞ LÝ THUYẾT</w:t>
      </w:r>
      <w:bookmarkEnd w:id="51"/>
      <w:bookmarkEnd w:id="52"/>
      <w:bookmarkEnd w:id="53"/>
      <w:bookmarkEnd w:id="55"/>
    </w:p>
    <w:p w14:paraId="301E935E" w14:textId="77777777" w:rsidR="00145094" w:rsidRPr="00D63F97" w:rsidRDefault="00145094" w:rsidP="009E74D9">
      <w:pPr>
        <w:pStyle w:val="e1"/>
        <w:spacing w:line="24" w:lineRule="atLeast"/>
        <w:jc w:val="both"/>
        <w:rPr>
          <w:rFonts w:cs="Times New Roman"/>
          <w:color w:val="000000" w:themeColor="text1"/>
          <w:szCs w:val="26"/>
        </w:rPr>
      </w:pPr>
      <w:bookmarkStart w:id="56" w:name="_Toc448216118"/>
      <w:bookmarkStart w:id="57" w:name="_Toc449386673"/>
      <w:bookmarkStart w:id="58" w:name="_Toc449483194"/>
      <w:bookmarkStart w:id="59" w:name="_Toc478913198"/>
      <w:r w:rsidRPr="00D63F97">
        <w:rPr>
          <w:rFonts w:cs="Times New Roman"/>
          <w:color w:val="000000" w:themeColor="text1"/>
          <w:szCs w:val="26"/>
        </w:rPr>
        <w:t>2.1. Lý do chọn đề tài</w:t>
      </w:r>
      <w:bookmarkEnd w:id="56"/>
      <w:bookmarkEnd w:id="57"/>
      <w:bookmarkEnd w:id="58"/>
      <w:bookmarkEnd w:id="59"/>
    </w:p>
    <w:p w14:paraId="20084B3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Cùng với sự bùng nổ của công nghệ cũng như Internet,</w:t>
      </w:r>
      <w:r w:rsidRPr="00D63F97">
        <w:rPr>
          <w:rFonts w:ascii="Times New Roman" w:hAnsi="Times New Roman" w:cs="Times New Roman"/>
          <w:color w:val="000000" w:themeColor="text1"/>
          <w:szCs w:val="26"/>
          <w:lang w:val="en-US"/>
        </w:rPr>
        <w:t>việc áp dụng công nghệ thông tin vào trường học đã trở nên phổ biến</w:t>
      </w:r>
      <w:r w:rsidRPr="00D63F97">
        <w:rPr>
          <w:rFonts w:ascii="Times New Roman" w:hAnsi="Times New Roman" w:cs="Times New Roman"/>
          <w:color w:val="000000" w:themeColor="text1"/>
          <w:szCs w:val="26"/>
        </w:rPr>
        <w:t xml:space="preserve">. Việc </w:t>
      </w:r>
      <w:r w:rsidR="00A2490F" w:rsidRPr="00D63F97">
        <w:rPr>
          <w:rFonts w:ascii="Times New Roman" w:hAnsi="Times New Roman" w:cs="Times New Roman"/>
          <w:color w:val="000000" w:themeColor="text1"/>
          <w:szCs w:val="26"/>
          <w:lang w:val="en-US"/>
        </w:rPr>
        <w:t>áp dụng công nghệ thông tin vào quản lý sẽ giúp công việc trở nên thuận tiện hơn.</w:t>
      </w:r>
      <w:r w:rsidRPr="00D63F97">
        <w:rPr>
          <w:rFonts w:ascii="Times New Roman" w:hAnsi="Times New Roman" w:cs="Times New Roman"/>
          <w:color w:val="000000" w:themeColor="text1"/>
          <w:szCs w:val="26"/>
        </w:rPr>
        <w:t xml:space="preserve"> </w:t>
      </w:r>
    </w:p>
    <w:p w14:paraId="793AADE2" w14:textId="77777777" w:rsidR="00A2490F" w:rsidRPr="00D63F97" w:rsidRDefault="00C24140" w:rsidP="007E044B">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Hiện tại việc mượn trả tài liệu hoàn toàn thủ công, sinh viên phải liên hệ với khoa tìm kiếm tài liệu để mượn mà không biết tài liệu</w:t>
      </w:r>
      <w:ins w:id="60" w:author="Sinhvien" w:date="2017-04-03T10:49:00Z">
        <w:r w:rsidR="008428C9">
          <w:rPr>
            <w:rFonts w:ascii="Times New Roman" w:hAnsi="Times New Roman" w:cs="Times New Roman"/>
            <w:color w:val="000000" w:themeColor="text1"/>
            <w:szCs w:val="26"/>
            <w:lang w:val="en-US"/>
          </w:rPr>
          <w:t xml:space="preserve"> sẵn</w:t>
        </w:r>
      </w:ins>
      <w:r w:rsidRPr="00D63F97">
        <w:rPr>
          <w:rFonts w:ascii="Times New Roman" w:hAnsi="Times New Roman" w:cs="Times New Roman"/>
          <w:color w:val="000000" w:themeColor="text1"/>
          <w:szCs w:val="26"/>
          <w:lang w:val="en-US"/>
        </w:rPr>
        <w:t xml:space="preserve"> có hay không, đã được mượn hay chưa. </w:t>
      </w:r>
      <w:del w:id="61" w:author="Sinhvien" w:date="2017-04-03T10:51:00Z">
        <w:r w:rsidRPr="00D63F97" w:rsidDel="008428C9">
          <w:rPr>
            <w:rFonts w:ascii="Times New Roman" w:hAnsi="Times New Roman" w:cs="Times New Roman"/>
            <w:color w:val="000000" w:themeColor="text1"/>
            <w:szCs w:val="26"/>
            <w:lang w:val="en-US"/>
          </w:rPr>
          <w:delText xml:space="preserve">Việc </w:delText>
        </w:r>
      </w:del>
      <w:ins w:id="62" w:author="Sinhvien" w:date="2017-04-03T10:51:00Z">
        <w:r w:rsidR="008428C9">
          <w:rPr>
            <w:rFonts w:ascii="Times New Roman" w:hAnsi="Times New Roman" w:cs="Times New Roman"/>
            <w:color w:val="000000" w:themeColor="text1"/>
            <w:szCs w:val="26"/>
            <w:lang w:val="en-US"/>
          </w:rPr>
          <w:t>Khi</w:t>
        </w:r>
        <w:r w:rsidR="008428C9" w:rsidRPr="00D63F97">
          <w:rPr>
            <w:rFonts w:ascii="Times New Roman" w:hAnsi="Times New Roman" w:cs="Times New Roman"/>
            <w:color w:val="000000" w:themeColor="text1"/>
            <w:szCs w:val="26"/>
            <w:lang w:val="en-US"/>
          </w:rPr>
          <w:t xml:space="preserve"> </w:t>
        </w:r>
      </w:ins>
      <w:r w:rsidRPr="00D63F97">
        <w:rPr>
          <w:rFonts w:ascii="Times New Roman" w:hAnsi="Times New Roman" w:cs="Times New Roman"/>
          <w:color w:val="000000" w:themeColor="text1"/>
          <w:szCs w:val="26"/>
          <w:lang w:val="en-US"/>
        </w:rPr>
        <w:t>có nhiều sinh đến mượn cùng một thời điểm</w:t>
      </w:r>
      <w:ins w:id="63" w:author="Sinhvien" w:date="2017-04-03T10:51:00Z">
        <w:r w:rsidR="008428C9">
          <w:rPr>
            <w:rFonts w:ascii="Times New Roman" w:hAnsi="Times New Roman" w:cs="Times New Roman"/>
            <w:color w:val="000000" w:themeColor="text1"/>
            <w:szCs w:val="26"/>
            <w:lang w:val="en-US"/>
          </w:rPr>
          <w:t>,</w:t>
        </w:r>
      </w:ins>
      <w:r w:rsidRPr="00D63F97">
        <w:rPr>
          <w:rFonts w:ascii="Times New Roman" w:hAnsi="Times New Roman" w:cs="Times New Roman"/>
          <w:color w:val="000000" w:themeColor="text1"/>
          <w:szCs w:val="26"/>
          <w:lang w:val="en-US"/>
        </w:rPr>
        <w:t xml:space="preserve"> người quản lý phải tr</w:t>
      </w:r>
      <w:ins w:id="64" w:author="Sinhvien" w:date="2017-04-03T10:51:00Z">
        <w:r w:rsidR="008428C9">
          <w:rPr>
            <w:rFonts w:ascii="Times New Roman" w:hAnsi="Times New Roman" w:cs="Times New Roman"/>
            <w:color w:val="000000" w:themeColor="text1"/>
            <w:szCs w:val="26"/>
            <w:lang w:val="en-US"/>
          </w:rPr>
          <w:t>a</w:t>
        </w:r>
      </w:ins>
      <w:del w:id="65" w:author="Sinhvien" w:date="2017-04-03T10:51:00Z">
        <w:r w:rsidRPr="00D63F97" w:rsidDel="008428C9">
          <w:rPr>
            <w:rFonts w:ascii="Times New Roman" w:hAnsi="Times New Roman" w:cs="Times New Roman"/>
            <w:color w:val="000000" w:themeColor="text1"/>
            <w:szCs w:val="26"/>
            <w:lang w:val="en-US"/>
          </w:rPr>
          <w:delText>ả</w:delText>
        </w:r>
      </w:del>
      <w:r w:rsidRPr="00D63F97">
        <w:rPr>
          <w:rFonts w:ascii="Times New Roman" w:hAnsi="Times New Roman" w:cs="Times New Roman"/>
          <w:color w:val="000000" w:themeColor="text1"/>
          <w:szCs w:val="26"/>
          <w:lang w:val="en-US"/>
        </w:rPr>
        <w:t xml:space="preserve"> cứu tuần t</w:t>
      </w:r>
      <w:del w:id="66" w:author="Sinhvien" w:date="2017-04-03T10:51:00Z">
        <w:r w:rsidRPr="00D63F97" w:rsidDel="008428C9">
          <w:rPr>
            <w:rFonts w:ascii="Times New Roman" w:hAnsi="Times New Roman" w:cs="Times New Roman"/>
            <w:color w:val="000000" w:themeColor="text1"/>
            <w:szCs w:val="26"/>
            <w:lang w:val="en-US"/>
          </w:rPr>
          <w:delText>ừ</w:delText>
        </w:r>
      </w:del>
      <w:ins w:id="67" w:author="Sinhvien" w:date="2017-04-03T10:51:00Z">
        <w:r w:rsidR="008428C9">
          <w:rPr>
            <w:rFonts w:ascii="Times New Roman" w:hAnsi="Times New Roman" w:cs="Times New Roman"/>
            <w:color w:val="000000" w:themeColor="text1"/>
            <w:szCs w:val="26"/>
            <w:lang w:val="en-US"/>
          </w:rPr>
          <w:t>ự</w:t>
        </w:r>
      </w:ins>
      <w:r w:rsidRPr="00D63F97">
        <w:rPr>
          <w:rFonts w:ascii="Times New Roman" w:hAnsi="Times New Roman" w:cs="Times New Roman"/>
          <w:color w:val="000000" w:themeColor="text1"/>
          <w:szCs w:val="26"/>
          <w:lang w:val="en-US"/>
        </w:rPr>
        <w:t xml:space="preserve"> cho từng sinh viên, người quản lý phải tra xem sinh viên muốn mượn tài liệu đã vượt quá số tài liệu được mượn hay không</w:t>
      </w:r>
      <w:ins w:id="68" w:author="Sinhvien" w:date="2017-04-03T10:51:00Z">
        <w:r w:rsidR="008428C9">
          <w:rPr>
            <w:rFonts w:ascii="Times New Roman" w:hAnsi="Times New Roman" w:cs="Times New Roman"/>
            <w:color w:val="000000" w:themeColor="text1"/>
            <w:szCs w:val="26"/>
            <w:lang w:val="en-US"/>
          </w:rPr>
          <w:t>, …</w:t>
        </w:r>
      </w:ins>
      <w:r w:rsidRPr="00D63F97">
        <w:rPr>
          <w:rFonts w:ascii="Times New Roman" w:hAnsi="Times New Roman" w:cs="Times New Roman"/>
          <w:color w:val="000000" w:themeColor="text1"/>
          <w:szCs w:val="26"/>
          <w:lang w:val="en-US"/>
        </w:rPr>
        <w:t xml:space="preserve"> làm mất nhiều thời gian. Người quản lý</w:t>
      </w:r>
      <w:r w:rsidR="007C7AC9" w:rsidRPr="00D63F97">
        <w:rPr>
          <w:rFonts w:ascii="Times New Roman" w:hAnsi="Times New Roman" w:cs="Times New Roman"/>
          <w:color w:val="000000" w:themeColor="text1"/>
          <w:szCs w:val="26"/>
          <w:lang w:val="en-US"/>
        </w:rPr>
        <w:t xml:space="preserve"> phải thường xuyên kiểm tra xem có tài liệu đã hết hạn trả hay chưa, việc quản lý lượng lớn t</w:t>
      </w:r>
      <w:del w:id="69" w:author="Sinhvien" w:date="2017-04-03T10:50:00Z">
        <w:r w:rsidR="007C7AC9" w:rsidRPr="00D63F97" w:rsidDel="008428C9">
          <w:rPr>
            <w:rFonts w:ascii="Times New Roman" w:hAnsi="Times New Roman" w:cs="Times New Roman"/>
            <w:color w:val="000000" w:themeColor="text1"/>
            <w:szCs w:val="26"/>
            <w:lang w:val="en-US"/>
          </w:rPr>
          <w:delText>a</w:delText>
        </w:r>
      </w:del>
      <w:ins w:id="70" w:author="Sinhvien" w:date="2017-04-03T10:50:00Z">
        <w:r w:rsidR="008428C9">
          <w:rPr>
            <w:rFonts w:ascii="Times New Roman" w:hAnsi="Times New Roman" w:cs="Times New Roman"/>
            <w:color w:val="000000" w:themeColor="text1"/>
            <w:szCs w:val="26"/>
            <w:lang w:val="en-US"/>
          </w:rPr>
          <w:t>à</w:t>
        </w:r>
      </w:ins>
      <w:r w:rsidR="007C7AC9" w:rsidRPr="00D63F97">
        <w:rPr>
          <w:rFonts w:ascii="Times New Roman" w:hAnsi="Times New Roman" w:cs="Times New Roman"/>
          <w:color w:val="000000" w:themeColor="text1"/>
          <w:szCs w:val="26"/>
          <w:lang w:val="en-US"/>
        </w:rPr>
        <w:t>i liệu gây nhiều khó khăn.</w:t>
      </w:r>
    </w:p>
    <w:p w14:paraId="5B2DB1A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Đó chính là động lực để tôi xây dựng trang web</w:t>
      </w:r>
      <w:r w:rsidR="00A2490F" w:rsidRPr="00D63F97">
        <w:rPr>
          <w:rFonts w:ascii="Times New Roman" w:hAnsi="Times New Roman" w:cs="Times New Roman"/>
          <w:color w:val="000000" w:themeColor="text1"/>
          <w:szCs w:val="26"/>
          <w:lang w:val="en-US"/>
        </w:rPr>
        <w:t xml:space="preserve"> quản lý tài liệu cho khoa</w:t>
      </w:r>
      <w:r w:rsidRPr="00D63F97">
        <w:rPr>
          <w:rFonts w:ascii="Times New Roman" w:hAnsi="Times New Roman" w:cs="Times New Roman"/>
          <w:color w:val="000000" w:themeColor="text1"/>
          <w:szCs w:val="26"/>
        </w:rPr>
        <w:t>.</w:t>
      </w:r>
    </w:p>
    <w:p w14:paraId="030666B6" w14:textId="77777777" w:rsidR="00145094" w:rsidRPr="00D63F97" w:rsidRDefault="00145094" w:rsidP="009E74D9">
      <w:pPr>
        <w:pStyle w:val="e1"/>
        <w:spacing w:line="24" w:lineRule="atLeast"/>
        <w:jc w:val="both"/>
        <w:rPr>
          <w:rFonts w:cs="Times New Roman"/>
          <w:color w:val="000000" w:themeColor="text1"/>
          <w:szCs w:val="26"/>
        </w:rPr>
      </w:pPr>
      <w:bookmarkStart w:id="71" w:name="_Toc448216119"/>
      <w:bookmarkStart w:id="72" w:name="_Toc449386674"/>
      <w:bookmarkStart w:id="73" w:name="_Toc449483195"/>
      <w:bookmarkStart w:id="74" w:name="_Toc478913199"/>
      <w:r w:rsidRPr="00D63F97">
        <w:rPr>
          <w:rFonts w:cs="Times New Roman"/>
          <w:color w:val="000000" w:themeColor="text1"/>
          <w:szCs w:val="26"/>
        </w:rPr>
        <w:t>2.2. Tổng quan hệ thống</w:t>
      </w:r>
      <w:bookmarkEnd w:id="71"/>
      <w:bookmarkEnd w:id="72"/>
      <w:bookmarkEnd w:id="73"/>
      <w:bookmarkEnd w:id="74"/>
    </w:p>
    <w:p w14:paraId="279F0951"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Hệ thống </w:t>
      </w:r>
      <w:r w:rsidR="00A2490F" w:rsidRPr="00D63F97">
        <w:rPr>
          <w:rFonts w:ascii="Times New Roman" w:hAnsi="Times New Roman" w:cs="Times New Roman"/>
          <w:color w:val="000000" w:themeColor="text1"/>
          <w:szCs w:val="26"/>
          <w:lang w:val="en-US"/>
        </w:rPr>
        <w:t>quản lý tài liệu</w:t>
      </w:r>
      <w:r w:rsidRPr="00D63F97">
        <w:rPr>
          <w:rFonts w:ascii="Times New Roman" w:hAnsi="Times New Roman" w:cs="Times New Roman"/>
          <w:color w:val="000000" w:themeColor="text1"/>
          <w:szCs w:val="26"/>
        </w:rPr>
        <w:t xml:space="preserve"> trực tuyến được xây dựng nhằm đưa thông tin chi tiết về những </w:t>
      </w:r>
      <w:r w:rsidR="00A2490F" w:rsidRPr="00D63F97">
        <w:rPr>
          <w:rFonts w:ascii="Times New Roman" w:hAnsi="Times New Roman" w:cs="Times New Roman"/>
          <w:color w:val="000000" w:themeColor="text1"/>
          <w:szCs w:val="26"/>
          <w:lang w:val="en-US"/>
        </w:rPr>
        <w:t>tài liệu</w:t>
      </w:r>
      <w:r w:rsidR="00A2490F" w:rsidRPr="00D63F97">
        <w:rPr>
          <w:rFonts w:ascii="Times New Roman" w:hAnsi="Times New Roman" w:cs="Times New Roman"/>
          <w:color w:val="000000" w:themeColor="text1"/>
          <w:szCs w:val="26"/>
        </w:rPr>
        <w:t xml:space="preserve"> mà khoa đang có đến sinh viên</w:t>
      </w:r>
      <w:r w:rsidRPr="00D63F97">
        <w:rPr>
          <w:rFonts w:ascii="Times New Roman" w:hAnsi="Times New Roman" w:cs="Times New Roman"/>
          <w:color w:val="000000" w:themeColor="text1"/>
          <w:szCs w:val="26"/>
        </w:rPr>
        <w:t>, và nó cũng là một kênh giao tiếp</w:t>
      </w:r>
      <w:r w:rsidR="00A2490F" w:rsidRPr="00D63F97">
        <w:rPr>
          <w:rFonts w:ascii="Times New Roman" w:hAnsi="Times New Roman" w:cs="Times New Roman"/>
          <w:color w:val="000000" w:themeColor="text1"/>
          <w:szCs w:val="26"/>
          <w:lang w:val="en-US"/>
        </w:rPr>
        <w:t xml:space="preserve"> của khoa đến sinh viên</w:t>
      </w:r>
      <w:r w:rsidRPr="00D63F97">
        <w:rPr>
          <w:rFonts w:ascii="Times New Roman" w:hAnsi="Times New Roman" w:cs="Times New Roman"/>
          <w:color w:val="000000" w:themeColor="text1"/>
          <w:szCs w:val="26"/>
        </w:rPr>
        <w:t xml:space="preserve">. </w:t>
      </w:r>
    </w:p>
    <w:p w14:paraId="1B3540EC"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Hệ thống phục vụ cho các đối tượng sau:</w:t>
      </w:r>
    </w:p>
    <w:p w14:paraId="650855B4" w14:textId="77777777" w:rsidR="00145094" w:rsidRPr="00D63F97" w:rsidRDefault="00145094" w:rsidP="008428C9">
      <w:pPr>
        <w:pStyle w:val="ListParagraph"/>
        <w:numPr>
          <w:ilvl w:val="0"/>
          <w:numId w:val="2"/>
        </w:numPr>
        <w:spacing w:line="24" w:lineRule="atLeast"/>
        <w:ind w:left="0" w:firstLine="36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Admin: người có toàn quyền trong việc quản trị hệ thống. Các quyền đó gồm cập nhật danh mụ</w:t>
      </w:r>
      <w:r w:rsidR="00B7766A" w:rsidRPr="00D63F97">
        <w:rPr>
          <w:rFonts w:ascii="Times New Roman" w:hAnsi="Times New Roman" w:cs="Times New Roman"/>
          <w:color w:val="000000" w:themeColor="text1"/>
          <w:szCs w:val="26"/>
        </w:rPr>
        <w:t>c, tài liệu,</w:t>
      </w:r>
      <w:ins w:id="75" w:author="Sinhvien" w:date="2017-04-03T10:53:00Z">
        <w:r w:rsidR="008428C9">
          <w:rPr>
            <w:rFonts w:ascii="Times New Roman" w:hAnsi="Times New Roman" w:cs="Times New Roman"/>
            <w:color w:val="000000" w:themeColor="text1"/>
            <w:szCs w:val="26"/>
            <w:lang w:val="en-US"/>
          </w:rPr>
          <w:t xml:space="preserve"> </w:t>
        </w:r>
      </w:ins>
      <w:r w:rsidR="00B7766A" w:rsidRPr="00D63F97">
        <w:rPr>
          <w:rFonts w:ascii="Times New Roman" w:hAnsi="Times New Roman" w:cs="Times New Roman"/>
          <w:color w:val="000000" w:themeColor="text1"/>
          <w:szCs w:val="26"/>
        </w:rPr>
        <w:t>tài khoản</w:t>
      </w:r>
      <w:r w:rsidRPr="00D63F97">
        <w:rPr>
          <w:rFonts w:ascii="Times New Roman" w:hAnsi="Times New Roman" w:cs="Times New Roman"/>
          <w:color w:val="000000" w:themeColor="text1"/>
          <w:szCs w:val="26"/>
        </w:rPr>
        <w:t>...</w:t>
      </w:r>
    </w:p>
    <w:p w14:paraId="0BCCCE88" w14:textId="77777777" w:rsidR="00145094" w:rsidRPr="00D63F97" w:rsidRDefault="00B7766A" w:rsidP="008428C9">
      <w:pPr>
        <w:pStyle w:val="ListParagraph"/>
        <w:numPr>
          <w:ilvl w:val="0"/>
          <w:numId w:val="2"/>
        </w:numPr>
        <w:spacing w:line="24" w:lineRule="atLeast"/>
        <w:ind w:left="0" w:firstLine="36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Khách</w:t>
      </w:r>
      <w:r w:rsidR="00145094" w:rsidRPr="00D63F97">
        <w:rPr>
          <w:rFonts w:ascii="Times New Roman" w:hAnsi="Times New Roman" w:cs="Times New Roman"/>
          <w:color w:val="000000" w:themeColor="text1"/>
          <w:szCs w:val="26"/>
        </w:rPr>
        <w:t>: kh</w:t>
      </w:r>
      <w:r w:rsidRPr="00D63F97">
        <w:rPr>
          <w:rFonts w:ascii="Times New Roman" w:hAnsi="Times New Roman" w:cs="Times New Roman"/>
          <w:color w:val="000000" w:themeColor="text1"/>
          <w:szCs w:val="26"/>
        </w:rPr>
        <w:t>ách vãng lai ghé thăm</w:t>
      </w:r>
      <w:r w:rsidR="00145094" w:rsidRPr="00D63F97">
        <w:rPr>
          <w:rFonts w:ascii="Times New Roman" w:hAnsi="Times New Roman" w:cs="Times New Roman"/>
          <w:color w:val="000000" w:themeColor="text1"/>
          <w:szCs w:val="26"/>
        </w:rPr>
        <w:t xml:space="preserve"> có thể xem thông tin chi tiết về</w:t>
      </w:r>
      <w:r w:rsidRPr="00D63F97">
        <w:rPr>
          <w:rFonts w:ascii="Times New Roman" w:hAnsi="Times New Roman" w:cs="Times New Roman"/>
          <w:color w:val="000000" w:themeColor="text1"/>
          <w:szCs w:val="26"/>
        </w:rPr>
        <w:t xml:space="preserve"> các tài liệu</w:t>
      </w:r>
      <w:r w:rsidRPr="00D63F97">
        <w:rPr>
          <w:rFonts w:ascii="Times New Roman" w:hAnsi="Times New Roman" w:cs="Times New Roman"/>
          <w:color w:val="000000" w:themeColor="text1"/>
          <w:szCs w:val="26"/>
          <w:lang w:val="en-US"/>
        </w:rPr>
        <w:t xml:space="preserve">, </w:t>
      </w:r>
      <w:r w:rsidR="00145094" w:rsidRPr="00D63F97">
        <w:rPr>
          <w:rFonts w:ascii="Times New Roman" w:hAnsi="Times New Roman" w:cs="Times New Roman"/>
          <w:color w:val="000000" w:themeColor="text1"/>
          <w:szCs w:val="26"/>
        </w:rPr>
        <w:t>tìm đượ</w:t>
      </w:r>
      <w:r w:rsidRPr="00D63F97">
        <w:rPr>
          <w:rFonts w:ascii="Times New Roman" w:hAnsi="Times New Roman" w:cs="Times New Roman"/>
          <w:color w:val="000000" w:themeColor="text1"/>
          <w:szCs w:val="26"/>
        </w:rPr>
        <w:t>c tài liệu</w:t>
      </w:r>
      <w:r w:rsidR="00145094" w:rsidRPr="00D63F97">
        <w:rPr>
          <w:rFonts w:ascii="Times New Roman" w:hAnsi="Times New Roman" w:cs="Times New Roman"/>
          <w:color w:val="000000" w:themeColor="text1"/>
          <w:szCs w:val="26"/>
        </w:rPr>
        <w:t xml:space="preserve"> cần thiết, kiểm tra tình trạ</w:t>
      </w:r>
      <w:r w:rsidRPr="00D63F97">
        <w:rPr>
          <w:rFonts w:ascii="Times New Roman" w:hAnsi="Times New Roman" w:cs="Times New Roman"/>
          <w:color w:val="000000" w:themeColor="text1"/>
          <w:szCs w:val="26"/>
        </w:rPr>
        <w:t>ng các tài liệu</w:t>
      </w:r>
      <w:r w:rsidR="00145094" w:rsidRPr="00D63F97">
        <w:rPr>
          <w:rFonts w:ascii="Times New Roman" w:hAnsi="Times New Roman" w:cs="Times New Roman"/>
          <w:color w:val="000000" w:themeColor="text1"/>
          <w:szCs w:val="26"/>
        </w:rPr>
        <w:t xml:space="preserve">. </w:t>
      </w:r>
    </w:p>
    <w:p w14:paraId="4B1BFFB6" w14:textId="77777777" w:rsidR="00B7766A" w:rsidRPr="00D63F97" w:rsidRDefault="00B7766A" w:rsidP="008428C9">
      <w:pPr>
        <w:pStyle w:val="ListParagraph"/>
        <w:numPr>
          <w:ilvl w:val="0"/>
          <w:numId w:val="2"/>
        </w:numPr>
        <w:spacing w:line="24" w:lineRule="atLeast"/>
        <w:ind w:left="0" w:firstLine="36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Sinh viên: ghé thăm có thể xem thông tin chi tiết về các tài liệu</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 xml:space="preserve">tìm được tài liệu cần thiết, kiểm tra tình trạng các tài liệu. </w:t>
      </w:r>
      <w:r w:rsidRPr="00D63F97">
        <w:rPr>
          <w:rFonts w:ascii="Times New Roman" w:hAnsi="Times New Roman" w:cs="Times New Roman"/>
          <w:color w:val="000000" w:themeColor="text1"/>
          <w:szCs w:val="26"/>
          <w:lang w:val="en-US"/>
        </w:rPr>
        <w:t>Sinh viên</w:t>
      </w:r>
      <w:r w:rsidRPr="00D63F97">
        <w:rPr>
          <w:rFonts w:ascii="Times New Roman" w:hAnsi="Times New Roman" w:cs="Times New Roman"/>
          <w:color w:val="000000" w:themeColor="text1"/>
          <w:szCs w:val="26"/>
        </w:rPr>
        <w:t xml:space="preserve"> có thể đăng ký </w:t>
      </w:r>
      <w:r w:rsidRPr="00D63F97">
        <w:rPr>
          <w:rFonts w:ascii="Times New Roman" w:hAnsi="Times New Roman" w:cs="Times New Roman"/>
          <w:color w:val="000000" w:themeColor="text1"/>
          <w:szCs w:val="26"/>
          <w:lang w:val="en-US"/>
        </w:rPr>
        <w:t>mượn tài liệu</w:t>
      </w:r>
      <w:r w:rsidRPr="00D63F97">
        <w:rPr>
          <w:rFonts w:ascii="Times New Roman" w:hAnsi="Times New Roman" w:cs="Times New Roman"/>
          <w:color w:val="000000" w:themeColor="text1"/>
          <w:szCs w:val="26"/>
        </w:rPr>
        <w:t xml:space="preserve"> và thời gian nhận. </w:t>
      </w:r>
    </w:p>
    <w:p w14:paraId="0C2DCDD3" w14:textId="77777777" w:rsidR="00B7766A" w:rsidRPr="00D63F97" w:rsidRDefault="00B7766A" w:rsidP="007E044B">
      <w:pPr>
        <w:pStyle w:val="ListParagraph"/>
        <w:spacing w:line="24" w:lineRule="atLeast"/>
        <w:ind w:left="0"/>
        <w:jc w:val="both"/>
        <w:rPr>
          <w:rFonts w:ascii="Times New Roman" w:hAnsi="Times New Roman" w:cs="Times New Roman"/>
          <w:color w:val="000000" w:themeColor="text1"/>
          <w:szCs w:val="26"/>
        </w:rPr>
      </w:pPr>
    </w:p>
    <w:p w14:paraId="543DCFEC" w14:textId="77777777" w:rsidR="00145094" w:rsidRPr="00D63F97" w:rsidRDefault="00145094" w:rsidP="007E044B">
      <w:pPr>
        <w:spacing w:line="24" w:lineRule="atLeast"/>
        <w:rPr>
          <w:rFonts w:ascii="Times New Roman" w:hAnsi="Times New Roman" w:cs="Times New Roman"/>
          <w:b/>
          <w:caps/>
          <w:color w:val="000000" w:themeColor="text1"/>
          <w:szCs w:val="26"/>
        </w:rPr>
      </w:pPr>
      <w:bookmarkStart w:id="76" w:name="_Toc448216120"/>
      <w:bookmarkStart w:id="77" w:name="_Toc449386675"/>
      <w:r w:rsidRPr="00D63F97">
        <w:rPr>
          <w:rFonts w:ascii="Times New Roman" w:hAnsi="Times New Roman" w:cs="Times New Roman"/>
          <w:color w:val="000000" w:themeColor="text1"/>
          <w:szCs w:val="26"/>
        </w:rPr>
        <w:br w:type="page"/>
      </w:r>
    </w:p>
    <w:p w14:paraId="625E7A62" w14:textId="77777777" w:rsidR="00145094" w:rsidRPr="00D63F97" w:rsidRDefault="00145094" w:rsidP="009E74D9">
      <w:pPr>
        <w:pStyle w:val="e1"/>
        <w:spacing w:line="24" w:lineRule="atLeast"/>
        <w:jc w:val="both"/>
        <w:rPr>
          <w:rFonts w:cs="Times New Roman"/>
          <w:color w:val="000000" w:themeColor="text1"/>
          <w:szCs w:val="26"/>
        </w:rPr>
      </w:pPr>
      <w:bookmarkStart w:id="78" w:name="_Toc449483196"/>
      <w:bookmarkStart w:id="79" w:name="_Toc478913200"/>
      <w:r w:rsidRPr="00D63F97">
        <w:rPr>
          <w:rFonts w:cs="Times New Roman"/>
          <w:color w:val="000000" w:themeColor="text1"/>
          <w:szCs w:val="26"/>
        </w:rPr>
        <w:lastRenderedPageBreak/>
        <w:t>2.3. Đối tượng và phạm vi hệ thống</w:t>
      </w:r>
      <w:bookmarkEnd w:id="76"/>
      <w:bookmarkEnd w:id="77"/>
      <w:bookmarkEnd w:id="78"/>
      <w:bookmarkEnd w:id="79"/>
    </w:p>
    <w:p w14:paraId="5D89DFC9" w14:textId="77777777" w:rsidR="00145094" w:rsidRPr="00D63F97" w:rsidRDefault="00145094" w:rsidP="007E044B">
      <w:pPr>
        <w:spacing w:line="24" w:lineRule="atLeast"/>
        <w:rPr>
          <w:rFonts w:ascii="Times New Roman" w:hAnsi="Times New Roman" w:cs="Times New Roman"/>
          <w:color w:val="000000" w:themeColor="text1"/>
          <w:szCs w:val="26"/>
        </w:rPr>
      </w:pPr>
    </w:p>
    <w:p w14:paraId="0D5B083A" w14:textId="77777777" w:rsidR="005C01A5" w:rsidRPr="00D63F97" w:rsidRDefault="005C01A5" w:rsidP="005C01A5">
      <w:pPr>
        <w:pStyle w:val="Caption"/>
        <w:keepNext/>
        <w:jc w:val="center"/>
        <w:rPr>
          <w:rFonts w:ascii="Times New Roman" w:hAnsi="Times New Roman" w:cs="Times New Roman"/>
          <w:color w:val="000000" w:themeColor="text1"/>
          <w:sz w:val="26"/>
          <w:szCs w:val="26"/>
          <w:lang w:val="en-US"/>
        </w:rPr>
      </w:pPr>
      <w:bookmarkStart w:id="80" w:name="_Toc47891260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Mô tả đối tượng và phạm vi ứng dụng</w:t>
      </w:r>
      <w:bookmarkEnd w:id="80"/>
    </w:p>
    <w:tbl>
      <w:tblPr>
        <w:tblStyle w:val="TableGrid"/>
        <w:tblW w:w="0" w:type="auto"/>
        <w:tblLook w:val="04A0" w:firstRow="1" w:lastRow="0" w:firstColumn="1" w:lastColumn="0" w:noHBand="0" w:noVBand="1"/>
      </w:tblPr>
      <w:tblGrid>
        <w:gridCol w:w="2972"/>
        <w:gridCol w:w="5238"/>
      </w:tblGrid>
      <w:tr w:rsidR="007E044B" w:rsidRPr="00D63F97" w14:paraId="343BB881" w14:textId="77777777" w:rsidTr="00361C35">
        <w:tc>
          <w:tcPr>
            <w:tcW w:w="2972" w:type="dxa"/>
            <w:shd w:val="clear" w:color="auto" w:fill="F2F2F2" w:themeFill="background1" w:themeFillShade="F2"/>
          </w:tcPr>
          <w:p w14:paraId="78574340"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dự án</w:t>
            </w:r>
          </w:p>
        </w:tc>
        <w:tc>
          <w:tcPr>
            <w:tcW w:w="5238" w:type="dxa"/>
          </w:tcPr>
          <w:p w14:paraId="46BBF891" w14:textId="77777777" w:rsidR="00145094" w:rsidRPr="00D63F97" w:rsidRDefault="0014509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Xây dựng trang web </w:t>
            </w:r>
            <w:r w:rsidR="00A2490F" w:rsidRPr="00D63F97">
              <w:rPr>
                <w:rFonts w:ascii="Times New Roman" w:hAnsi="Times New Roman" w:cs="Times New Roman"/>
                <w:color w:val="000000" w:themeColor="text1"/>
                <w:szCs w:val="26"/>
                <w:lang w:val="en-US"/>
              </w:rPr>
              <w:t>Quản lý tài liệu</w:t>
            </w:r>
          </w:p>
        </w:tc>
      </w:tr>
      <w:tr w:rsidR="007E044B" w:rsidRPr="00D63F97" w14:paraId="6A9CDAB2" w14:textId="77777777" w:rsidTr="00361C35">
        <w:tc>
          <w:tcPr>
            <w:tcW w:w="2972" w:type="dxa"/>
            <w:shd w:val="clear" w:color="auto" w:fill="F2F2F2" w:themeFill="background1" w:themeFillShade="F2"/>
          </w:tcPr>
          <w:p w14:paraId="722200EE"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thiết kế và xây dựng dự án</w:t>
            </w:r>
          </w:p>
        </w:tc>
        <w:tc>
          <w:tcPr>
            <w:tcW w:w="5238" w:type="dxa"/>
          </w:tcPr>
          <w:p w14:paraId="1D8AA306" w14:textId="77777777" w:rsidR="00145094" w:rsidRPr="00D63F97" w:rsidRDefault="00A2490F"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Nguyễn Văn Thạnh</w:t>
            </w:r>
            <w:r w:rsidR="00145094" w:rsidRPr="00D63F97">
              <w:rPr>
                <w:rFonts w:ascii="Times New Roman" w:hAnsi="Times New Roman" w:cs="Times New Roman"/>
                <w:color w:val="000000" w:themeColor="text1"/>
                <w:szCs w:val="26"/>
              </w:rPr>
              <w:t xml:space="preserve"> – MSSV: </w:t>
            </w:r>
            <w:r w:rsidRPr="00D63F97">
              <w:rPr>
                <w:rFonts w:ascii="Times New Roman" w:hAnsi="Times New Roman" w:cs="Times New Roman"/>
                <w:color w:val="000000" w:themeColor="text1"/>
                <w:szCs w:val="26"/>
                <w:lang w:val="en-US"/>
              </w:rPr>
              <w:t>DPM134988</w:t>
            </w:r>
          </w:p>
        </w:tc>
      </w:tr>
      <w:tr w:rsidR="007E044B" w:rsidRPr="00D63F97" w14:paraId="02AA8A0E" w14:textId="77777777" w:rsidTr="00361C35">
        <w:tc>
          <w:tcPr>
            <w:tcW w:w="2972" w:type="dxa"/>
            <w:shd w:val="clear" w:color="auto" w:fill="F2F2F2" w:themeFill="background1" w:themeFillShade="F2"/>
          </w:tcPr>
          <w:p w14:paraId="1E7EBD60"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Phạm vi ứng dụng</w:t>
            </w:r>
          </w:p>
        </w:tc>
        <w:tc>
          <w:tcPr>
            <w:tcW w:w="5238" w:type="dxa"/>
          </w:tcPr>
          <w:p w14:paraId="7F33D620" w14:textId="77777777" w:rsidR="00145094" w:rsidRPr="00D63F97" w:rsidRDefault="0014509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 Xây dựng hệ thống </w:t>
            </w:r>
            <w:r w:rsidR="00A2490F" w:rsidRPr="00D63F97">
              <w:rPr>
                <w:rFonts w:ascii="Times New Roman" w:hAnsi="Times New Roman" w:cs="Times New Roman"/>
                <w:color w:val="000000" w:themeColor="text1"/>
                <w:szCs w:val="26"/>
                <w:lang w:val="en-US"/>
              </w:rPr>
              <w:t>mượn trả tài liệu cho khoa</w:t>
            </w:r>
          </w:p>
        </w:tc>
      </w:tr>
      <w:tr w:rsidR="007E044B" w:rsidRPr="00D63F97" w14:paraId="72853004" w14:textId="77777777" w:rsidTr="00361C35">
        <w:tc>
          <w:tcPr>
            <w:tcW w:w="2972" w:type="dxa"/>
            <w:shd w:val="clear" w:color="auto" w:fill="F2F2F2" w:themeFill="background1" w:themeFillShade="F2"/>
          </w:tcPr>
          <w:p w14:paraId="637EFB73"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Mục tiêu</w:t>
            </w:r>
          </w:p>
        </w:tc>
        <w:tc>
          <w:tcPr>
            <w:tcW w:w="5238" w:type="dxa"/>
          </w:tcPr>
          <w:p w14:paraId="198145BF"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Giao diện thân thiện, dễ sử dụng.</w:t>
            </w:r>
          </w:p>
          <w:p w14:paraId="0F5D6823"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Hệ thống tối ưu về mặt dữ liệu và xử lí, giúp phản hồi nhanh chóng. Phải đảm bảo tính sẵn </w:t>
            </w:r>
            <w:del w:id="81" w:author="Sinhvien" w:date="2017-04-03T10:53:00Z">
              <w:r w:rsidRPr="00D63F97" w:rsidDel="008428C9">
                <w:rPr>
                  <w:rFonts w:ascii="Times New Roman" w:hAnsi="Times New Roman" w:cs="Times New Roman"/>
                  <w:color w:val="000000" w:themeColor="text1"/>
                  <w:szCs w:val="26"/>
                </w:rPr>
                <w:delText xml:space="preserve">sáng </w:delText>
              </w:r>
            </w:del>
            <w:ins w:id="82" w:author="Sinhvien" w:date="2017-04-03T10:53:00Z">
              <w:r w:rsidR="008428C9" w:rsidRPr="00D63F97">
                <w:rPr>
                  <w:rFonts w:ascii="Times New Roman" w:hAnsi="Times New Roman" w:cs="Times New Roman"/>
                  <w:color w:val="000000" w:themeColor="text1"/>
                  <w:szCs w:val="26"/>
                </w:rPr>
                <w:t>s</w:t>
              </w:r>
              <w:r w:rsidR="008428C9">
                <w:rPr>
                  <w:rFonts w:ascii="Times New Roman" w:hAnsi="Times New Roman" w:cs="Times New Roman"/>
                  <w:color w:val="000000" w:themeColor="text1"/>
                  <w:szCs w:val="26"/>
                  <w:lang w:val="en-US"/>
                </w:rPr>
                <w:t>à</w:t>
              </w:r>
              <w:r w:rsidR="008428C9" w:rsidRPr="00D63F97">
                <w:rPr>
                  <w:rFonts w:ascii="Times New Roman" w:hAnsi="Times New Roman" w:cs="Times New Roman"/>
                  <w:color w:val="000000" w:themeColor="text1"/>
                  <w:szCs w:val="26"/>
                </w:rPr>
                <w:t xml:space="preserve">ng </w:t>
              </w:r>
            </w:ins>
            <w:r w:rsidRPr="00D63F97">
              <w:rPr>
                <w:rFonts w:ascii="Times New Roman" w:hAnsi="Times New Roman" w:cs="Times New Roman"/>
                <w:color w:val="000000" w:themeColor="text1"/>
                <w:szCs w:val="26"/>
              </w:rPr>
              <w:t>sử dụng.</w:t>
            </w:r>
          </w:p>
          <w:p w14:paraId="0D70BF97"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Website hỗ trợ tốt cho cả thiết bị máy tính PC lẫn điện thoại di động.</w:t>
            </w:r>
          </w:p>
          <w:p w14:paraId="3972B229"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Không vượt quá chi phí và thời gian.</w:t>
            </w:r>
          </w:p>
          <w:p w14:paraId="0029B27A"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Hệ thống phải có độ bảo mật cao.</w:t>
            </w:r>
          </w:p>
          <w:p w14:paraId="5AB0B528"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Hệ thống phải chính xác về mặt xử lí dữ liệu.</w:t>
            </w:r>
          </w:p>
          <w:p w14:paraId="48229A45"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Hệ thống chạy độc lập, không phụ thuộc vào các hệ thống khác.</w:t>
            </w:r>
          </w:p>
        </w:tc>
      </w:tr>
      <w:tr w:rsidR="007E044B" w:rsidRPr="00D63F97" w14:paraId="7C71DD8F" w14:textId="77777777" w:rsidTr="00361C35">
        <w:tc>
          <w:tcPr>
            <w:tcW w:w="2972" w:type="dxa"/>
            <w:shd w:val="clear" w:color="auto" w:fill="F2F2F2" w:themeFill="background1" w:themeFillShade="F2"/>
          </w:tcPr>
          <w:p w14:paraId="7A8FF951"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Lợi ích mang lại</w:t>
            </w:r>
          </w:p>
        </w:tc>
        <w:tc>
          <w:tcPr>
            <w:tcW w:w="5238" w:type="dxa"/>
          </w:tcPr>
          <w:p w14:paraId="005C9FFA" w14:textId="77777777" w:rsidR="00145094" w:rsidRPr="00D63F97" w:rsidRDefault="00145094" w:rsidP="007E044B">
            <w:pPr>
              <w:pStyle w:val="ListParagraph"/>
              <w:spacing w:line="24" w:lineRule="atLeast"/>
              <w:ind w:left="0"/>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w:t>
            </w:r>
            <w:r w:rsidR="00A2490F" w:rsidRPr="00D63F97">
              <w:rPr>
                <w:rFonts w:ascii="Times New Roman" w:hAnsi="Times New Roman" w:cs="Times New Roman"/>
                <w:color w:val="000000" w:themeColor="text1"/>
                <w:szCs w:val="26"/>
                <w:lang w:val="en-US"/>
              </w:rPr>
              <w:t>Sinh viên</w:t>
            </w:r>
            <w:r w:rsidRPr="00D63F97">
              <w:rPr>
                <w:rFonts w:ascii="Times New Roman" w:hAnsi="Times New Roman" w:cs="Times New Roman"/>
                <w:color w:val="000000" w:themeColor="text1"/>
                <w:szCs w:val="26"/>
              </w:rPr>
              <w:t xml:space="preserve"> dễ dàng tìm kiếm thông tin</w:t>
            </w:r>
            <w:r w:rsidR="00A2490F" w:rsidRPr="00D63F97">
              <w:rPr>
                <w:rFonts w:ascii="Times New Roman" w:hAnsi="Times New Roman" w:cs="Times New Roman"/>
                <w:color w:val="000000" w:themeColor="text1"/>
                <w:szCs w:val="26"/>
                <w:lang w:val="en-US"/>
              </w:rPr>
              <w:t xml:space="preserve"> tài liệu</w:t>
            </w:r>
            <w:r w:rsidRPr="00D63F97">
              <w:rPr>
                <w:rFonts w:ascii="Times New Roman" w:hAnsi="Times New Roman" w:cs="Times New Roman"/>
                <w:color w:val="000000" w:themeColor="text1"/>
                <w:szCs w:val="26"/>
              </w:rPr>
              <w:t>, dễ</w:t>
            </w:r>
            <w:r w:rsidR="00A2490F" w:rsidRPr="00D63F97">
              <w:rPr>
                <w:rFonts w:ascii="Times New Roman" w:hAnsi="Times New Roman" w:cs="Times New Roman"/>
                <w:color w:val="000000" w:themeColor="text1"/>
                <w:szCs w:val="26"/>
              </w:rPr>
              <w:t xml:space="preserve"> dàng liên hệ với khoa</w:t>
            </w:r>
            <w:r w:rsidRPr="00D63F97">
              <w:rPr>
                <w:rFonts w:ascii="Times New Roman" w:hAnsi="Times New Roman" w:cs="Times New Roman"/>
                <w:color w:val="000000" w:themeColor="text1"/>
                <w:szCs w:val="26"/>
              </w:rPr>
              <w:t>.</w:t>
            </w:r>
          </w:p>
        </w:tc>
      </w:tr>
      <w:tr w:rsidR="007E044B" w:rsidRPr="00D63F97" w14:paraId="4FAA29FD" w14:textId="77777777" w:rsidTr="00361C35">
        <w:tc>
          <w:tcPr>
            <w:tcW w:w="2972" w:type="dxa"/>
            <w:shd w:val="clear" w:color="auto" w:fill="F2F2F2" w:themeFill="background1" w:themeFillShade="F2"/>
          </w:tcPr>
          <w:p w14:paraId="374DA971"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bước xây dựng và thực hiện</w:t>
            </w:r>
          </w:p>
        </w:tc>
        <w:tc>
          <w:tcPr>
            <w:tcW w:w="5238" w:type="dxa"/>
          </w:tcPr>
          <w:p w14:paraId="396A2AE5"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Khởi tạo dự án.</w:t>
            </w:r>
          </w:p>
          <w:p w14:paraId="38FC5AAC"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Lập kế hoạch.</w:t>
            </w:r>
          </w:p>
          <w:p w14:paraId="442F5D43"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Thu thập yêu cầu.</w:t>
            </w:r>
          </w:p>
          <w:p w14:paraId="6819B8F1"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Phân tích yêu cầu và thiết kế hệ thống.</w:t>
            </w:r>
          </w:p>
          <w:p w14:paraId="3DD8DB14"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Cài đặt hệ thống.</w:t>
            </w:r>
          </w:p>
          <w:p w14:paraId="43596CD3"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Kiểm thử.</w:t>
            </w:r>
          </w:p>
          <w:p w14:paraId="58B0BD55"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Sửa lỗi (có thể quay lại bước Cài đặt hệ thống).</w:t>
            </w:r>
          </w:p>
          <w:p w14:paraId="0F5C4830"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Hướng dẫn sử dụng.</w:t>
            </w:r>
          </w:p>
          <w:p w14:paraId="624A18E6" w14:textId="77777777" w:rsidR="00145094" w:rsidRPr="00D63F97" w:rsidRDefault="00145094" w:rsidP="005C01A5">
            <w:pPr>
              <w:pStyle w:val="ListParagraph"/>
              <w:keepNext/>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Bảo trì (tương lai).</w:t>
            </w:r>
          </w:p>
        </w:tc>
      </w:tr>
    </w:tbl>
    <w:p w14:paraId="4E19A11B" w14:textId="77777777" w:rsidR="00272B3F" w:rsidRPr="00D63F97" w:rsidRDefault="00272B3F" w:rsidP="007E044B">
      <w:pPr>
        <w:spacing w:line="24" w:lineRule="atLeast"/>
        <w:rPr>
          <w:rFonts w:ascii="Times New Roman" w:hAnsi="Times New Roman" w:cs="Times New Roman"/>
          <w:b/>
          <w:caps/>
          <w:color w:val="000000" w:themeColor="text1"/>
          <w:szCs w:val="26"/>
          <w:lang w:val="en-US"/>
        </w:rPr>
      </w:pPr>
      <w:bookmarkStart w:id="83" w:name="_Toc448216121"/>
      <w:bookmarkStart w:id="84" w:name="_Toc449386676"/>
    </w:p>
    <w:p w14:paraId="48466C9D" w14:textId="77777777" w:rsidR="00145094" w:rsidRPr="00D63F97" w:rsidRDefault="00145094" w:rsidP="009E74D9">
      <w:pPr>
        <w:pStyle w:val="e1"/>
        <w:spacing w:line="24" w:lineRule="atLeast"/>
        <w:rPr>
          <w:rFonts w:cs="Times New Roman"/>
          <w:color w:val="000000" w:themeColor="text1"/>
          <w:szCs w:val="26"/>
        </w:rPr>
      </w:pPr>
      <w:bookmarkStart w:id="85" w:name="_Toc449483197"/>
      <w:bookmarkStart w:id="86" w:name="_Toc478913201"/>
      <w:r w:rsidRPr="00D63F97">
        <w:rPr>
          <w:rFonts w:cs="Times New Roman"/>
          <w:color w:val="000000" w:themeColor="text1"/>
          <w:szCs w:val="26"/>
        </w:rPr>
        <w:t>2.4. Cơ sở lý thuyết</w:t>
      </w:r>
      <w:bookmarkEnd w:id="83"/>
      <w:bookmarkEnd w:id="84"/>
      <w:bookmarkEnd w:id="85"/>
      <w:bookmarkEnd w:id="86"/>
    </w:p>
    <w:p w14:paraId="50C19AC7"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87" w:name="_Toc448216122"/>
      <w:bookmarkStart w:id="88" w:name="_Toc449386677"/>
      <w:bookmarkStart w:id="89" w:name="_Toc449483198"/>
      <w:bookmarkStart w:id="90" w:name="_Toc478913202"/>
      <w:r w:rsidRPr="00D63F97">
        <w:rPr>
          <w:rFonts w:ascii="Times New Roman" w:hAnsi="Times New Roman" w:cs="Times New Roman"/>
          <w:color w:val="000000" w:themeColor="text1"/>
          <w:szCs w:val="26"/>
        </w:rPr>
        <w:t>2.4.1. Ngôn ngữ JSP/Java Servlet</w:t>
      </w:r>
      <w:bookmarkEnd w:id="87"/>
      <w:bookmarkEnd w:id="88"/>
      <w:bookmarkEnd w:id="89"/>
      <w:bookmarkEnd w:id="90"/>
    </w:p>
    <w:p w14:paraId="2E5B92A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Java Servlet API</w:t>
      </w:r>
      <w:r w:rsidRPr="00D63F97">
        <w:rPr>
          <w:rFonts w:ascii="Times New Roman" w:hAnsi="Times New Roman" w:cs="Times New Roman"/>
          <w:color w:val="000000" w:themeColor="text1"/>
          <w:szCs w:val="26"/>
        </w:rPr>
        <w:t xml:space="preserve"> cho phép nhà phát triển phần mềm thêm những nội dung động vào Web server sử dụng Java platform. Nó phát sinh nội dung thông thường là HTML, đôi khi cũng có thể là các ngôn ngữ khác như XML. Servlets là bản sao Java của các kỹ thuật trình bày nội dung Web động khác như là PHP, CGI và ASP.NET. Servlets có thể duy trì tình trạng thông qua các giao dịch của máy chủ bằng việc sử dụng HTTP cookies, các giá trị session hoặc URL rewriting. Servlet API, được chứa trong gói Java kế thừa từ Bản mẫu:Javadoc:EE, định nghĩa những tương tác cần thiết giữa một Web container </w:t>
      </w:r>
      <w:r w:rsidRPr="00D63F97">
        <w:rPr>
          <w:rFonts w:ascii="Times New Roman" w:hAnsi="Times New Roman" w:cs="Times New Roman"/>
          <w:color w:val="000000" w:themeColor="text1"/>
          <w:szCs w:val="26"/>
        </w:rPr>
        <w:lastRenderedPageBreak/>
        <w:t>và một servlet. A Web container là một thành phần cơ bản và cần thiết của Web Server để tương tác với các Servlet. The Web container chịu trách nhiệm quản lý vòng đời của các Servlet, ánh xạ đường dẫn đến một Servlet cụ thể và đảm bảo rằng có thể truy cập vào.</w:t>
      </w:r>
    </w:p>
    <w:p w14:paraId="0A1683D0"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JSP (Java Server Pages)</w:t>
      </w:r>
      <w:r w:rsidRPr="00D63F97">
        <w:rPr>
          <w:rFonts w:ascii="Times New Roman" w:hAnsi="Times New Roman" w:cs="Times New Roman"/>
          <w:color w:val="000000" w:themeColor="text1"/>
          <w:szCs w:val="26"/>
        </w:rPr>
        <w:t xml:space="preserve"> là một công nghệ cho phép thực hiện dễ dàng việc viết các trang web động (dĩ nhiên ta cũng có thể viết các trang web tĩnh với JSP). Cụ thể, một trang JSP là một trang HTML (hay XML) trong đó có trộn lẫn các mã Java, tức các thành phần JSP, cho phép thực hiện nội dung động. Các trang JSP có phần mở rộng .jsp. Một trang jsp có thể là một bao gồm nhiều tập tin, mà các tập tin này có thể là một trang jsp hoàn chỉnh hay những đoạn (fragment) của một trang jsp. Những đoạn jsp này có phần mở rộng là .jspf. Như ta đã biết, việc viết nội dung html trả lời trong servlet bằng cách dùng các lệnh out.println() là một việc tốn nhiều công sức, đặc biệt khi nội dung html trả lời càng phức tạp. Việc này còn tệ hơn khi ta muốn bảo trì hay thay đổi nội dung trả lời. JSP đem lại một giải pháp tiện lợi hơn khi cho phép chèn nội dung động vào trang web, nó còn cho phép việc tách bạch phần trình bày và logic xử lý nội dung. Với servlet thì ta chèn mã html để phát sinh trong lớp java còn JSP thì ngược lại, ta chèn mã java trong trang html.</w:t>
      </w:r>
    </w:p>
    <w:p w14:paraId="1CCB864D" w14:textId="77777777" w:rsidR="00145094" w:rsidRPr="00D63F97" w:rsidRDefault="00145094" w:rsidP="007E044B">
      <w:pPr>
        <w:spacing w:line="24" w:lineRule="atLeast"/>
        <w:ind w:firstLine="720"/>
        <w:jc w:val="both"/>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 xml:space="preserve">Đặc điểm: </w:t>
      </w:r>
    </w:p>
    <w:p w14:paraId="46EBF33E"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 xml:space="preserve">- </w:t>
      </w:r>
      <w:r w:rsidRPr="00D63F97">
        <w:rPr>
          <w:rFonts w:ascii="Times New Roman" w:hAnsi="Times New Roman" w:cs="Times New Roman"/>
          <w:color w:val="000000" w:themeColor="text1"/>
          <w:szCs w:val="26"/>
        </w:rPr>
        <w:t>Thư viện phong phú.</w:t>
      </w:r>
    </w:p>
    <w:p w14:paraId="64DF5EF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Hỗ trợ nhiều hệ quản trị Cơ sở dữ liệu.</w:t>
      </w:r>
    </w:p>
    <w:p w14:paraId="684C55C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Nền tảng là Java – một ngôn ngữ thuần hướng đối tượng nên JSP/Servlet có hầu hết các điểm mạnh của ngôn ngữ hướng đối tượng như trừu tượng hóa, đóng gói, đa hình và kế thừa.</w:t>
      </w:r>
    </w:p>
    <w:p w14:paraId="538441E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Cung cấp nhiều cơ chế bảo mật cho ứng dụng.</w:t>
      </w:r>
    </w:p>
    <w:p w14:paraId="13E24AF7"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91" w:name="_Toc448216123"/>
      <w:bookmarkStart w:id="92" w:name="_Toc449386678"/>
      <w:bookmarkStart w:id="93" w:name="_Toc449483199"/>
      <w:bookmarkStart w:id="94" w:name="_Toc478913203"/>
      <w:r w:rsidRPr="00D63F97">
        <w:rPr>
          <w:rFonts w:ascii="Times New Roman" w:hAnsi="Times New Roman" w:cs="Times New Roman"/>
          <w:color w:val="000000" w:themeColor="text1"/>
          <w:szCs w:val="26"/>
        </w:rPr>
        <w:t>2.4.2. Hệ quản trị cơ sở dữ liệu MySQL</w:t>
      </w:r>
      <w:bookmarkEnd w:id="91"/>
      <w:bookmarkEnd w:id="92"/>
      <w:bookmarkEnd w:id="93"/>
      <w:bookmarkEnd w:id="94"/>
    </w:p>
    <w:p w14:paraId="6B6290BD"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có thể tải về MySQL từ trang chủ. Nó có nhiều phiên bản cho các hệ điều hành khác nhau: phiên bản Win32 cho các hệ điều hành dòng Windows, Linux, Mac OS X, Unix, FreeBSD, NetBSD, Novell NetWare, SGI Irix, Solaris, SunOS,... MySQL là một trong những ví dụ rất cơ bản về Hệ Quản trị Cơ sở dữ liệu quan hệ sử dụng Ngôn ngữ truy vấn có cấu trúc (SQL).</w:t>
      </w:r>
    </w:p>
    <w:p w14:paraId="3F57868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Cấu trúc của một cơ sở dữ liệu: CSDL, data base (gọi tắt là base) là một cấu trúc chứa nhiều quan hệ (gọi là một table). Một table chứa các loại dữ liệu khác nhau, trong đó các cột gọi là các trường (fields) còn các hàng gọi là row hay record. </w:t>
      </w:r>
    </w:p>
    <w:p w14:paraId="1BD13AEB" w14:textId="77777777" w:rsidR="00145094" w:rsidRPr="00D63F97" w:rsidRDefault="00145094">
      <w:pPr>
        <w:spacing w:line="24" w:lineRule="atLeast"/>
        <w:ind w:firstLine="720"/>
        <w:jc w:val="both"/>
        <w:rPr>
          <w:rFonts w:ascii="Times New Roman" w:hAnsi="Times New Roman" w:cs="Times New Roman"/>
          <w:b/>
          <w:color w:val="000000" w:themeColor="text1"/>
          <w:szCs w:val="26"/>
        </w:rPr>
        <w:pPrChange w:id="95" w:author="Sinhvien" w:date="2017-04-03T10:56:00Z">
          <w:pPr>
            <w:spacing w:line="24" w:lineRule="atLeast"/>
            <w:jc w:val="both"/>
          </w:pPr>
        </w:pPrChange>
      </w:pPr>
      <w:r w:rsidRPr="00D63F97">
        <w:rPr>
          <w:rFonts w:ascii="Times New Roman" w:hAnsi="Times New Roman" w:cs="Times New Roman"/>
          <w:b/>
          <w:color w:val="000000" w:themeColor="text1"/>
          <w:szCs w:val="26"/>
        </w:rPr>
        <w:t>Các đặc điểm của MySQL:</w:t>
      </w:r>
    </w:p>
    <w:p w14:paraId="44CE1A98"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 Tốc độ: MySQL rất nhanh. Những nhà phát triển cho rằng MySQL là cơ sở dữ liệu nhanh nhất có thể có.</w:t>
      </w:r>
    </w:p>
    <w:p w14:paraId="31DF0F2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Dễ sử dụng: MySQL tuy có tính năng cao nhưng thực sự là một hệ thống cơ sở dữ liệu rất đơn giản và ít phức tạp khi cài đặt và quản trị hơn các hệ thống lớn .</w:t>
      </w:r>
    </w:p>
    <w:p w14:paraId="55557ED8"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Giá thành: MySQL là miễn phí cho hầu hết các việc sử dụng trong một tổ chức.</w:t>
      </w:r>
    </w:p>
    <w:p w14:paraId="4BF01456"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Hỗ trợ ngôn ngữ truy vấn: MySQL hiểu SQL, là ngôn ngữ của sự chọn lựa cho tất cả các hệ thống cơ sở dữ liệu hiện đại. Có thể truy cập MySQL bằng cách sử dụng các ứng dụng mà hỗ trợ ODBC (Open Database Connectivity -một giao thức giao tiếp cơ sở dữ liệu được phát triển bởi Microsoft).</w:t>
      </w:r>
    </w:p>
    <w:p w14:paraId="54490859"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Năng lực: Nhiều client có thể truy cập đến server trong cùng một thời gian. Các client có thể sử dụng nhiều cơ sở dữ liệu một cách đồng thời. Có thể truy cập MySQL tương tác với sử dụng một vài giao diện để có thể đưa vào các truy vấn và xem các kết quả: các dòng yêu cầu của khách hàng, các trình duyệt Web…</w:t>
      </w:r>
    </w:p>
    <w:p w14:paraId="10D227C2"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Kết nối và bảo mật: MySQL được nối mạng một cách đầy đủ, các cơ sở dữ liệu có thể được truy cập từ bất kỳ nơi nào trên Internet do đó có thể chia sẽ dữ liệu với bất kỳ ai, bất kỳ nơi nào. Nhưng MySQL kiểm soát quyền truy cập cho nên người nào không nên nhìn thấy dữ liệu thì không thể nhìn được.</w:t>
      </w:r>
    </w:p>
    <w:p w14:paraId="694C06C1"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Tính linh động: MySQL chạy trên nhiều hệ thống UNIX cũng như không phải UNIX chẳng hạn như Windows hay OS/2. MySQL chạy được các với mọi phần cứng từ các máy PC ở nhà cho đến các máy server.</w:t>
      </w:r>
    </w:p>
    <w:p w14:paraId="24AC0CAE"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Sự phân phối rộng: MySQL rất dễ dàng đạt được, chỉ cần sử dụng trình duyệt web. Nếu không hiểu làm thế nào mà nó làm việc hay tò mò về thuật toán, thì có thể lấy mã nguồn và tìm tòi nó. Nếu không thích một vài thứ thì có thể thay đổi nó.</w:t>
      </w:r>
    </w:p>
    <w:p w14:paraId="776F3EA2"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Sự hỗ trợ: giờ đây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01C2BB60"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96" w:name="_Toc448216124"/>
      <w:bookmarkStart w:id="97" w:name="_Toc449386679"/>
      <w:bookmarkStart w:id="98" w:name="_Toc449483200"/>
      <w:bookmarkStart w:id="99" w:name="_Toc478913204"/>
      <w:r w:rsidRPr="00D63F97">
        <w:rPr>
          <w:rFonts w:ascii="Times New Roman" w:hAnsi="Times New Roman" w:cs="Times New Roman"/>
          <w:color w:val="000000" w:themeColor="text1"/>
          <w:szCs w:val="26"/>
        </w:rPr>
        <w:t>2.4.3. CSS</w:t>
      </w:r>
      <w:bookmarkEnd w:id="96"/>
      <w:bookmarkEnd w:id="97"/>
      <w:bookmarkEnd w:id="98"/>
      <w:bookmarkEnd w:id="99"/>
    </w:p>
    <w:p w14:paraId="269B025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CSS là chữ viết tắt của Cascading Style Sheets, nó chỉ đơn thuần là một dạng file text với phần tên mở rộng là .css. Trong Style Sheet này chứa những câu lệnh CSS. Mỗi một lệnh của CSS sẽ định dạng một phần nhất định của HTML ví dụ như: font của chữ, đường viền, màu nền, căn chỉnh hình ảnh... 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23B6248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 xml:space="preserve">Có ba cách để định dạng trang web là: cục bộ, nhúng vào trang và liên kết đến một file CSS riêng biệt. Trong thực tế thì cách cuối cùng là liên kết đến một file riêng biệt được sử dụng phổ biến nhất. </w:t>
      </w:r>
    </w:p>
    <w:p w14:paraId="1DA4BDEB"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100" w:name="_Toc448216125"/>
      <w:bookmarkStart w:id="101" w:name="_Toc449386680"/>
      <w:bookmarkStart w:id="102" w:name="_Toc449483201"/>
      <w:bookmarkStart w:id="103" w:name="_Toc478913205"/>
      <w:r w:rsidRPr="00D63F97">
        <w:rPr>
          <w:rFonts w:ascii="Times New Roman" w:hAnsi="Times New Roman" w:cs="Times New Roman"/>
          <w:color w:val="000000" w:themeColor="text1"/>
          <w:szCs w:val="26"/>
        </w:rPr>
        <w:t>2.4.4. JavaScript</w:t>
      </w:r>
      <w:bookmarkEnd w:id="100"/>
      <w:bookmarkEnd w:id="101"/>
      <w:bookmarkEnd w:id="102"/>
      <w:bookmarkEnd w:id="103"/>
    </w:p>
    <w:p w14:paraId="5416968B"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 Phiên bản mới nhất của JavaScript là phiên bản 1.5, tương ứng với ECMA-262 bản 3. ECMAScript là phiên bản chuẩn hóa của JavaScript. Trình duyệt Mozilla phiên bản 1.8 beta 1 có hỗ trợ không đầy đủ cho E4X - phần mở rộng cho JavaScript hỗ trợ làm việc với XML, được chuẩn hóa trong ECMA-357.</w:t>
      </w:r>
    </w:p>
    <w:p w14:paraId="019A38DA"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JavaScript là một ngôn ngữ lập trình dựa trên nguyên mẫu với cú pháp phát triển từ C. Giống như C, JavaScript có khái niệm từ khóa, do đó, JavaScript gần như không thể được mở rộng. Cũng giống như C, JavaScript không có bộ xử lý xuất/nhập (input/output) riêng. Trong khi C sử dụng thư viện xuất/nhập chuẩn, JavaScript dựa vào phần mềm ngôn ngữ được gắn vào để thực hiện xuất/nhập. 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dòng JavaScript để tương tác với DOM bao gồm DHTML, Ajax và SPA. Bên ngoài trình duyệt, JavaScript có thể được sử dụng trong tập tin PDF của Adobe Acrobat và Adobe Reader. Điều khiển Dashboard trên hệ điều hành Mac OS X phiên bản 10.4 cũng có sử dụng JavaScript. Công nghệ kịch bản linh động (active scripting) của Microsoft có hỗ trợ ngôn ngữ JScript làm một ngôn ngữ kịch bản dùng cho hệ điều hành. JScript.NET là một ngôn ngữ tương thích với CLI gần giống JScript nhưng có thêm nhiều tính năng lập trình hướng đối tượng. Mỗi ứng dụng này đều cung cấp mô hình đối tượng riêng cho phép tương tác với môi trường chủ, với phần lõi là ngôn ngữ lập trình JavaScript gần như giống nhau.</w:t>
      </w:r>
    </w:p>
    <w:p w14:paraId="1483BB52" w14:textId="77777777" w:rsidR="00145094" w:rsidRPr="00D63F97" w:rsidRDefault="00145094" w:rsidP="007E044B">
      <w:pPr>
        <w:spacing w:line="24" w:lineRule="atLeast"/>
        <w:jc w:val="both"/>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ab/>
      </w:r>
      <w:r w:rsidRPr="00D63F97">
        <w:rPr>
          <w:rFonts w:ascii="Times New Roman" w:hAnsi="Times New Roman" w:cs="Times New Roman"/>
          <w:b/>
          <w:color w:val="000000" w:themeColor="text1"/>
          <w:szCs w:val="26"/>
        </w:rPr>
        <w:t xml:space="preserve">Đặc điểm của javaScript: </w:t>
      </w:r>
    </w:p>
    <w:p w14:paraId="1CB5EE24"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Javascript có thể xử lý các mã HTML. Javascript nó được đính kèm và thực thi trong các tài tài liệu HTML. Hầu hết các đối tượng Javascript đều liên </w:t>
      </w:r>
      <w:r w:rsidRPr="00D63F97">
        <w:rPr>
          <w:rFonts w:ascii="Times New Roman" w:hAnsi="Times New Roman" w:cs="Times New Roman"/>
          <w:color w:val="000000" w:themeColor="text1"/>
          <w:szCs w:val="26"/>
        </w:rPr>
        <w:lastRenderedPageBreak/>
        <w:t>quan đến các thẻ HTML (HTML tags). Javascript dựa vào HTML để giúp các ứng dụng web hoạt động</w:t>
      </w:r>
    </w:p>
    <w:p w14:paraId="0A7DA6A6"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phụ thuộc môi trường hoạt động. Javascript là một ngôn ngữ kịch bản, một chương trình chạy trực tiếp trên trình duyệt web (Firefox, Opera, Netscape Navigator, Internet Explorer, Safari, etc..). Việc quan tâm đến môi trường hoạt động của Javascript rất quan trọng vì các ứng dụng Javascript sẽ hoạt động khác nhau trên các trình duyệt khác nhau.</w:t>
      </w:r>
    </w:p>
    <w:p w14:paraId="116ED5A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hoàn toàn là một ngôn ngữ biên dịch – nó được trình duyệt biên dịch và thực thi. Nó không cần một trình biên dịch tiền xử lý.</w:t>
      </w:r>
    </w:p>
    <w:p w14:paraId="64084C36"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là một ngôn ngữ linh hoạt. Trong Javascript ta có thể khai báo nhiều kiểu biến, thực thi các chương trình với các biến không xác định.</w:t>
      </w:r>
    </w:p>
    <w:p w14:paraId="2D60AD90"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dựa trên các đối tượng – Javascript là một ngôn ngữ lập trình hướng đối tượng giống như Java. Thực ra phải nói chính xác là “dựa trên các đối tượng” vì các đối tượng của Javascript đáp ứng tức thời và không có tính kế thừa.</w:t>
      </w:r>
    </w:p>
    <w:p w14:paraId="70EF4BB8"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được điều khiển bởi các sự kiện – Hầu hết các đoạn code Javascript đáp ứng các sự kiện do người dùng hoặc hệ thống gây nên. Các đối tượng HTML thường dùng để tăng cường hỗ trợ các sự kiện.</w:t>
      </w:r>
    </w:p>
    <w:p w14:paraId="2738CCF4"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không phải là Java - hai ngôn ngữ được tạo ra bởi các công ty khác nhau. Mặc dù sự trùng tên không phải ngẫu nhiên mà vì lý do tiếp thị.</w:t>
      </w:r>
    </w:p>
    <w:p w14:paraId="491B70E6"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Javascript là một ngôn ngữ đa dụng. Ngôn ngữ lập trình này được dùng trong các trường hợp để giải quyết nhiều vấn đề khác nhau như: toán học, đồ họa…</w:t>
      </w:r>
    </w:p>
    <w:p w14:paraId="3CC7139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đang được phát triển không ngừng. Đây là một điều tốt nhưng nó cũng gây ra vấn đề đối với các lập trình viên, họ phải luôn luôn cập nhật kiến thức để tạo ra các ứng dụng phù hợp cho người dùng trên các trình duyệt khác nhau.</w:t>
      </w:r>
    </w:p>
    <w:p w14:paraId="3C47D1F0" w14:textId="77777777" w:rsidR="00272B3F" w:rsidRPr="00D63F97" w:rsidRDefault="00145094" w:rsidP="00A74D3A">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Javascript bao hàm rất nhiều lĩnh vực. Mặc dù Javascript được tạo ra chủ yếu dành cho máy khách (client) nhưng nó cũng được sử dụng ở các server nữa. Javascript ngôn ngữ tự nhiên của các công cụ phát triển web như Macromedia Dreamweaver hay IntraBuilder Borland.</w:t>
      </w:r>
    </w:p>
    <w:p w14:paraId="2A4DB99B" w14:textId="77777777" w:rsidR="00E074AB" w:rsidRPr="00D63F97" w:rsidRDefault="00E074AB" w:rsidP="009E74D9">
      <w:pPr>
        <w:pStyle w:val="e1"/>
        <w:spacing w:line="24" w:lineRule="atLeast"/>
        <w:jc w:val="both"/>
        <w:rPr>
          <w:rFonts w:cs="Times New Roman"/>
          <w:color w:val="000000" w:themeColor="text1"/>
          <w:szCs w:val="26"/>
        </w:rPr>
      </w:pPr>
      <w:bookmarkStart w:id="104" w:name="_Toc448216126"/>
      <w:bookmarkStart w:id="105" w:name="_Toc449386681"/>
      <w:bookmarkStart w:id="106" w:name="_Toc449483202"/>
      <w:bookmarkStart w:id="107" w:name="_Toc478913206"/>
      <w:r w:rsidRPr="00D63F97">
        <w:rPr>
          <w:rFonts w:cs="Times New Roman"/>
          <w:color w:val="000000" w:themeColor="text1"/>
          <w:szCs w:val="26"/>
        </w:rPr>
        <w:t>2.5. Đánh giá mức độ khả thi và mức độ rủi ro</w:t>
      </w:r>
      <w:bookmarkEnd w:id="104"/>
      <w:bookmarkEnd w:id="105"/>
      <w:bookmarkEnd w:id="106"/>
      <w:bookmarkEnd w:id="107"/>
    </w:p>
    <w:p w14:paraId="02D64BD9"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08" w:name="_Toc448216127"/>
      <w:bookmarkStart w:id="109" w:name="_Toc449386682"/>
      <w:bookmarkStart w:id="110" w:name="_Toc449483203"/>
      <w:bookmarkStart w:id="111" w:name="_Toc478913207"/>
      <w:r w:rsidRPr="00D63F97">
        <w:rPr>
          <w:rFonts w:ascii="Times New Roman" w:hAnsi="Times New Roman" w:cs="Times New Roman"/>
          <w:color w:val="000000" w:themeColor="text1"/>
          <w:szCs w:val="26"/>
        </w:rPr>
        <w:t>2.5.1. Mức độ khả thi</w:t>
      </w:r>
      <w:bookmarkEnd w:id="108"/>
      <w:bookmarkEnd w:id="109"/>
      <w:bookmarkEnd w:id="110"/>
      <w:bookmarkEnd w:id="111"/>
    </w:p>
    <w:p w14:paraId="722883D1" w14:textId="77777777" w:rsidR="00E074AB" w:rsidRPr="00D63F97" w:rsidRDefault="00E074AB" w:rsidP="007E044B">
      <w:pPr>
        <w:pStyle w:val="e3"/>
        <w:spacing w:line="24" w:lineRule="atLeast"/>
        <w:rPr>
          <w:color w:val="000000" w:themeColor="text1"/>
          <w:szCs w:val="26"/>
        </w:rPr>
      </w:pPr>
      <w:bookmarkStart w:id="112" w:name="_Toc448216129"/>
      <w:bookmarkStart w:id="113" w:name="_Toc449386684"/>
      <w:bookmarkStart w:id="114" w:name="_Toc449483205"/>
      <w:r w:rsidRPr="00D63F97">
        <w:rPr>
          <w:color w:val="000000" w:themeColor="text1"/>
          <w:szCs w:val="26"/>
        </w:rPr>
        <w:t>2.5.1.1. Khả thi về hoạt động</w:t>
      </w:r>
      <w:bookmarkEnd w:id="112"/>
      <w:bookmarkEnd w:id="113"/>
      <w:bookmarkEnd w:id="114"/>
    </w:p>
    <w:p w14:paraId="1755EDC7"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Hệ thống được xây dựng với giao diện thân thiện, dễ dàng sử dụng, không cần có chuyên môn cao cũng có thể quản lí website.</w:t>
      </w:r>
    </w:p>
    <w:p w14:paraId="568FB7A5" w14:textId="77777777" w:rsidR="00E074AB" w:rsidRPr="00D63F97" w:rsidRDefault="00E074AB" w:rsidP="007E044B">
      <w:pPr>
        <w:pStyle w:val="e3"/>
        <w:spacing w:line="24" w:lineRule="atLeast"/>
        <w:rPr>
          <w:color w:val="000000" w:themeColor="text1"/>
          <w:szCs w:val="26"/>
        </w:rPr>
      </w:pPr>
      <w:bookmarkStart w:id="115" w:name="_Toc448216130"/>
      <w:bookmarkStart w:id="116" w:name="_Toc449386685"/>
      <w:bookmarkStart w:id="117" w:name="_Toc449483206"/>
      <w:r w:rsidRPr="00D63F97">
        <w:rPr>
          <w:color w:val="000000" w:themeColor="text1"/>
          <w:szCs w:val="26"/>
        </w:rPr>
        <w:t>2.5.1.2. Khả thi về kĩ thuật</w:t>
      </w:r>
      <w:bookmarkEnd w:id="115"/>
      <w:bookmarkEnd w:id="116"/>
      <w:bookmarkEnd w:id="117"/>
    </w:p>
    <w:p w14:paraId="6285124D"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Đối với khoa: không yêu cầu phần cứng cao, không cần đường truyền internet băng thông rộng, hỗ trợ cả máy tính PC lẫn smartphone. Chi  phí xây dựng bảo trì thấp.</w:t>
      </w:r>
    </w:p>
    <w:p w14:paraId="261BFA40"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ab/>
        <w:t>Đối với người thực hiện: Sử dụng mã nguồn mở (JSP/Java-Servlet, html, css..), công cụ lập trình miễn phí (eclipse), hệ quản trị cơ sở dữ liệu và các công cụ phân tích được phát hành miễn phí (MySQL, StarUML..).</w:t>
      </w:r>
    </w:p>
    <w:p w14:paraId="1A5C40C5"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18" w:name="_Toc448216131"/>
      <w:bookmarkStart w:id="119" w:name="_Toc449386686"/>
      <w:bookmarkStart w:id="120" w:name="_Toc449483207"/>
      <w:bookmarkStart w:id="121" w:name="_Toc478913208"/>
      <w:r w:rsidRPr="00D63F97">
        <w:rPr>
          <w:rFonts w:ascii="Times New Roman" w:hAnsi="Times New Roman" w:cs="Times New Roman"/>
          <w:color w:val="000000" w:themeColor="text1"/>
          <w:szCs w:val="26"/>
        </w:rPr>
        <w:t>2.5.2. Mức độ rủi ro</w:t>
      </w:r>
      <w:bookmarkEnd w:id="118"/>
      <w:bookmarkEnd w:id="119"/>
      <w:bookmarkEnd w:id="120"/>
      <w:bookmarkEnd w:id="121"/>
    </w:p>
    <w:p w14:paraId="602D7F09" w14:textId="77777777" w:rsidR="00E074AB" w:rsidRPr="00D63F97" w:rsidRDefault="00E074AB" w:rsidP="007E044B">
      <w:pPr>
        <w:spacing w:line="24" w:lineRule="atLeast"/>
        <w:rPr>
          <w:rFonts w:ascii="Times New Roman" w:hAnsi="Times New Roman" w:cs="Times New Roman"/>
          <w:color w:val="000000" w:themeColor="text1"/>
          <w:szCs w:val="26"/>
        </w:rPr>
      </w:pPr>
    </w:p>
    <w:p w14:paraId="4C6F6252" w14:textId="77777777" w:rsidR="00A74D3A" w:rsidRPr="00D63F97" w:rsidRDefault="00A74D3A" w:rsidP="00A74D3A">
      <w:pPr>
        <w:pStyle w:val="Caption"/>
        <w:keepNext/>
        <w:jc w:val="center"/>
        <w:rPr>
          <w:rFonts w:ascii="Times New Roman" w:hAnsi="Times New Roman" w:cs="Times New Roman"/>
          <w:color w:val="000000" w:themeColor="text1"/>
          <w:sz w:val="26"/>
          <w:szCs w:val="26"/>
          <w:lang w:val="en-US"/>
        </w:rPr>
      </w:pPr>
      <w:bookmarkStart w:id="122" w:name="_Toc47891260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Mô tả mức độ rủi ro của dự án</w:t>
      </w:r>
      <w:bookmarkEnd w:id="122"/>
    </w:p>
    <w:tbl>
      <w:tblPr>
        <w:tblStyle w:val="TableGrid"/>
        <w:tblW w:w="0" w:type="auto"/>
        <w:tblLook w:val="04A0" w:firstRow="1" w:lastRow="0" w:firstColumn="1" w:lastColumn="0" w:noHBand="0" w:noVBand="1"/>
      </w:tblPr>
      <w:tblGrid>
        <w:gridCol w:w="2047"/>
        <w:gridCol w:w="2057"/>
        <w:gridCol w:w="2054"/>
        <w:gridCol w:w="2052"/>
        <w:tblGridChange w:id="123">
          <w:tblGrid>
            <w:gridCol w:w="113"/>
            <w:gridCol w:w="1934"/>
            <w:gridCol w:w="113"/>
            <w:gridCol w:w="1944"/>
            <w:gridCol w:w="113"/>
            <w:gridCol w:w="1941"/>
            <w:gridCol w:w="113"/>
            <w:gridCol w:w="1939"/>
            <w:gridCol w:w="113"/>
          </w:tblGrid>
        </w:tblGridChange>
      </w:tblGrid>
      <w:tr w:rsidR="007E044B" w:rsidRPr="00D63F97" w14:paraId="0D8B410A" w14:textId="77777777" w:rsidTr="00361C35">
        <w:tc>
          <w:tcPr>
            <w:tcW w:w="8210" w:type="dxa"/>
            <w:gridSpan w:val="4"/>
            <w:shd w:val="clear" w:color="auto" w:fill="F2F2F2" w:themeFill="background1" w:themeFillShade="F2"/>
          </w:tcPr>
          <w:p w14:paraId="681BCCC3" w14:textId="77777777" w:rsidR="00E074AB" w:rsidRPr="00D63F97" w:rsidRDefault="00E074AB">
            <w:pPr>
              <w:spacing w:line="24" w:lineRule="atLeast"/>
              <w:jc w:val="both"/>
              <w:rPr>
                <w:rFonts w:ascii="Times New Roman" w:hAnsi="Times New Roman" w:cs="Times New Roman"/>
                <w:color w:val="000000" w:themeColor="text1"/>
                <w:szCs w:val="26"/>
              </w:rPr>
              <w:pPrChange w:id="124" w:author="Sinhvien" w:date="2017-04-03T10:57:00Z">
                <w:pPr>
                  <w:spacing w:line="24" w:lineRule="atLeast"/>
                </w:pPr>
              </w:pPrChange>
            </w:pPr>
            <w:r w:rsidRPr="00D63F97">
              <w:rPr>
                <w:rFonts w:ascii="Times New Roman" w:hAnsi="Times New Roman" w:cs="Times New Roman"/>
                <w:color w:val="000000" w:themeColor="text1"/>
                <w:szCs w:val="26"/>
              </w:rPr>
              <w:t>Dự án: Quản lý tài liệu tham khảo</w:t>
            </w:r>
          </w:p>
        </w:tc>
      </w:tr>
      <w:tr w:rsidR="007E044B" w:rsidRPr="00D63F97" w14:paraId="4FA2DC0A" w14:textId="77777777" w:rsidTr="00CE164F">
        <w:tblPrEx>
          <w:tblW w:w="0" w:type="auto"/>
          <w:tblPrExChange w:id="125" w:author="Sinhvien" w:date="2017-04-03T10:57:00Z">
            <w:tblPrEx>
              <w:tblW w:w="0" w:type="auto"/>
            </w:tblPrEx>
          </w:tblPrExChange>
        </w:tblPrEx>
        <w:trPr>
          <w:trPrChange w:id="126" w:author="Sinhvien" w:date="2017-04-03T10:57:00Z">
            <w:trPr>
              <w:gridAfter w:val="0"/>
            </w:trPr>
          </w:trPrChange>
        </w:trPr>
        <w:tc>
          <w:tcPr>
            <w:tcW w:w="2047" w:type="dxa"/>
            <w:shd w:val="clear" w:color="auto" w:fill="F2F2F2" w:themeFill="background1" w:themeFillShade="F2"/>
            <w:vAlign w:val="center"/>
            <w:tcPrChange w:id="127" w:author="Sinhvien" w:date="2017-04-03T10:57:00Z">
              <w:tcPr>
                <w:tcW w:w="2047" w:type="dxa"/>
                <w:gridSpan w:val="2"/>
                <w:shd w:val="clear" w:color="auto" w:fill="F2F2F2" w:themeFill="background1" w:themeFillShade="F2"/>
              </w:tcPr>
            </w:tcPrChange>
          </w:tcPr>
          <w:p w14:paraId="324ADB33" w14:textId="77777777" w:rsidR="00E074AB" w:rsidRPr="00D63F97" w:rsidRDefault="00E074AB">
            <w:pPr>
              <w:spacing w:line="24" w:lineRule="atLeast"/>
              <w:jc w:val="center"/>
              <w:rPr>
                <w:rFonts w:ascii="Times New Roman" w:hAnsi="Times New Roman" w:cs="Times New Roman"/>
                <w:color w:val="000000" w:themeColor="text1"/>
                <w:szCs w:val="26"/>
              </w:rPr>
              <w:pPrChange w:id="128" w:author="Sinhvien" w:date="2017-04-03T10:57:00Z">
                <w:pPr>
                  <w:spacing w:line="24" w:lineRule="atLeast"/>
                </w:pPr>
              </w:pPrChange>
            </w:pPr>
            <w:r w:rsidRPr="00D63F97">
              <w:rPr>
                <w:rFonts w:ascii="Times New Roman" w:hAnsi="Times New Roman" w:cs="Times New Roman"/>
                <w:color w:val="000000" w:themeColor="text1"/>
                <w:szCs w:val="26"/>
              </w:rPr>
              <w:t>Rủi ro</w:t>
            </w:r>
          </w:p>
        </w:tc>
        <w:tc>
          <w:tcPr>
            <w:tcW w:w="2057" w:type="dxa"/>
            <w:shd w:val="clear" w:color="auto" w:fill="F2F2F2" w:themeFill="background1" w:themeFillShade="F2"/>
            <w:vAlign w:val="center"/>
            <w:tcPrChange w:id="129" w:author="Sinhvien" w:date="2017-04-03T10:57:00Z">
              <w:tcPr>
                <w:tcW w:w="2057" w:type="dxa"/>
                <w:gridSpan w:val="2"/>
                <w:shd w:val="clear" w:color="auto" w:fill="F2F2F2" w:themeFill="background1" w:themeFillShade="F2"/>
              </w:tcPr>
            </w:tcPrChange>
          </w:tcPr>
          <w:p w14:paraId="7CC800B3" w14:textId="77777777" w:rsidR="00E074AB" w:rsidRPr="00D63F97" w:rsidRDefault="00E074AB">
            <w:pPr>
              <w:spacing w:line="24" w:lineRule="atLeast"/>
              <w:jc w:val="center"/>
              <w:rPr>
                <w:rFonts w:ascii="Times New Roman" w:hAnsi="Times New Roman" w:cs="Times New Roman"/>
                <w:color w:val="000000" w:themeColor="text1"/>
                <w:szCs w:val="26"/>
              </w:rPr>
              <w:pPrChange w:id="130" w:author="Sinhvien" w:date="2017-04-03T10:57:00Z">
                <w:pPr>
                  <w:spacing w:line="24" w:lineRule="atLeast"/>
                </w:pPr>
              </w:pPrChange>
            </w:pPr>
            <w:r w:rsidRPr="00D63F97">
              <w:rPr>
                <w:rFonts w:ascii="Times New Roman" w:hAnsi="Times New Roman" w:cs="Times New Roman"/>
                <w:color w:val="000000" w:themeColor="text1"/>
                <w:szCs w:val="26"/>
              </w:rPr>
              <w:t>Tỉ lệ</w:t>
            </w:r>
          </w:p>
        </w:tc>
        <w:tc>
          <w:tcPr>
            <w:tcW w:w="2054" w:type="dxa"/>
            <w:shd w:val="clear" w:color="auto" w:fill="F2F2F2" w:themeFill="background1" w:themeFillShade="F2"/>
            <w:vAlign w:val="center"/>
            <w:tcPrChange w:id="131" w:author="Sinhvien" w:date="2017-04-03T10:57:00Z">
              <w:tcPr>
                <w:tcW w:w="2054" w:type="dxa"/>
                <w:gridSpan w:val="2"/>
                <w:shd w:val="clear" w:color="auto" w:fill="F2F2F2" w:themeFill="background1" w:themeFillShade="F2"/>
              </w:tcPr>
            </w:tcPrChange>
          </w:tcPr>
          <w:p w14:paraId="1FCFD6AE" w14:textId="77777777" w:rsidR="00E074AB" w:rsidRPr="00D63F97" w:rsidRDefault="00E074AB">
            <w:pPr>
              <w:spacing w:line="24" w:lineRule="atLeast"/>
              <w:jc w:val="center"/>
              <w:rPr>
                <w:rFonts w:ascii="Times New Roman" w:hAnsi="Times New Roman" w:cs="Times New Roman"/>
                <w:color w:val="000000" w:themeColor="text1"/>
                <w:szCs w:val="26"/>
              </w:rPr>
              <w:pPrChange w:id="132" w:author="Sinhvien" w:date="2017-04-03T10:57:00Z">
                <w:pPr>
                  <w:spacing w:line="24" w:lineRule="atLeast"/>
                </w:pPr>
              </w:pPrChange>
            </w:pPr>
            <w:r w:rsidRPr="00D63F97">
              <w:rPr>
                <w:rFonts w:ascii="Times New Roman" w:hAnsi="Times New Roman" w:cs="Times New Roman"/>
                <w:color w:val="000000" w:themeColor="text1"/>
                <w:szCs w:val="26"/>
              </w:rPr>
              <w:t>Mô tả</w:t>
            </w:r>
          </w:p>
        </w:tc>
        <w:tc>
          <w:tcPr>
            <w:tcW w:w="2052" w:type="dxa"/>
            <w:shd w:val="clear" w:color="auto" w:fill="F2F2F2" w:themeFill="background1" w:themeFillShade="F2"/>
            <w:vAlign w:val="center"/>
            <w:tcPrChange w:id="133" w:author="Sinhvien" w:date="2017-04-03T10:57:00Z">
              <w:tcPr>
                <w:tcW w:w="2052" w:type="dxa"/>
                <w:gridSpan w:val="2"/>
                <w:shd w:val="clear" w:color="auto" w:fill="F2F2F2" w:themeFill="background1" w:themeFillShade="F2"/>
              </w:tcPr>
            </w:tcPrChange>
          </w:tcPr>
          <w:p w14:paraId="036B8A3C" w14:textId="77777777" w:rsidR="00E074AB" w:rsidRPr="00D63F97" w:rsidRDefault="00E074AB">
            <w:pPr>
              <w:spacing w:line="24" w:lineRule="atLeast"/>
              <w:jc w:val="center"/>
              <w:rPr>
                <w:rFonts w:ascii="Times New Roman" w:hAnsi="Times New Roman" w:cs="Times New Roman"/>
                <w:color w:val="000000" w:themeColor="text1"/>
                <w:szCs w:val="26"/>
              </w:rPr>
              <w:pPrChange w:id="134" w:author="Sinhvien" w:date="2017-04-03T10:57:00Z">
                <w:pPr>
                  <w:spacing w:line="24" w:lineRule="atLeast"/>
                </w:pPr>
              </w:pPrChange>
            </w:pPr>
            <w:r w:rsidRPr="00D63F97">
              <w:rPr>
                <w:rFonts w:ascii="Times New Roman" w:hAnsi="Times New Roman" w:cs="Times New Roman"/>
                <w:color w:val="000000" w:themeColor="text1"/>
                <w:szCs w:val="26"/>
              </w:rPr>
              <w:t>Hướng khắc phục</w:t>
            </w:r>
          </w:p>
        </w:tc>
      </w:tr>
      <w:tr w:rsidR="007E044B" w:rsidRPr="00D63F97" w14:paraId="209468BC" w14:textId="77777777" w:rsidTr="00361C35">
        <w:tc>
          <w:tcPr>
            <w:tcW w:w="2047" w:type="dxa"/>
          </w:tcPr>
          <w:p w14:paraId="35E046F9" w14:textId="77777777" w:rsidR="00E074AB" w:rsidRPr="00D63F97" w:rsidRDefault="00E074AB">
            <w:pPr>
              <w:spacing w:line="24" w:lineRule="atLeast"/>
              <w:jc w:val="both"/>
              <w:rPr>
                <w:rFonts w:ascii="Times New Roman" w:hAnsi="Times New Roman" w:cs="Times New Roman"/>
                <w:color w:val="000000" w:themeColor="text1"/>
                <w:szCs w:val="26"/>
              </w:rPr>
              <w:pPrChange w:id="135" w:author="Sinhvien" w:date="2017-04-03T10:57:00Z">
                <w:pPr>
                  <w:spacing w:line="24" w:lineRule="atLeast"/>
                </w:pPr>
              </w:pPrChange>
            </w:pPr>
            <w:r w:rsidRPr="00D63F97">
              <w:rPr>
                <w:rFonts w:ascii="Times New Roman" w:hAnsi="Times New Roman" w:cs="Times New Roman"/>
                <w:color w:val="000000" w:themeColor="text1"/>
                <w:szCs w:val="26"/>
              </w:rPr>
              <w:t>Sự thay đổi yêu cầu từ phía cửa hàng</w:t>
            </w:r>
          </w:p>
        </w:tc>
        <w:tc>
          <w:tcPr>
            <w:tcW w:w="2057" w:type="dxa"/>
          </w:tcPr>
          <w:p w14:paraId="780F820A" w14:textId="77777777" w:rsidR="00E074AB" w:rsidRPr="00D63F97" w:rsidRDefault="00E074AB">
            <w:pPr>
              <w:spacing w:line="24" w:lineRule="atLeast"/>
              <w:jc w:val="both"/>
              <w:rPr>
                <w:rFonts w:ascii="Times New Roman" w:hAnsi="Times New Roman" w:cs="Times New Roman"/>
                <w:color w:val="000000" w:themeColor="text1"/>
                <w:szCs w:val="26"/>
              </w:rPr>
              <w:pPrChange w:id="136" w:author="Sinhvien" w:date="2017-04-03T10:57:00Z">
                <w:pPr>
                  <w:spacing w:line="24" w:lineRule="atLeast"/>
                </w:pPr>
              </w:pPrChange>
            </w:pPr>
            <w:r w:rsidRPr="00D63F97">
              <w:rPr>
                <w:rFonts w:ascii="Times New Roman" w:hAnsi="Times New Roman" w:cs="Times New Roman"/>
                <w:color w:val="000000" w:themeColor="text1"/>
                <w:szCs w:val="26"/>
              </w:rPr>
              <w:t>Thấp</w:t>
            </w:r>
          </w:p>
        </w:tc>
        <w:tc>
          <w:tcPr>
            <w:tcW w:w="2054" w:type="dxa"/>
          </w:tcPr>
          <w:p w14:paraId="05FCB3B2" w14:textId="77777777" w:rsidR="00E074AB" w:rsidRPr="00D63F97" w:rsidRDefault="00E074AB">
            <w:pPr>
              <w:spacing w:line="24" w:lineRule="atLeast"/>
              <w:jc w:val="both"/>
              <w:rPr>
                <w:rFonts w:ascii="Times New Roman" w:hAnsi="Times New Roman" w:cs="Times New Roman"/>
                <w:color w:val="000000" w:themeColor="text1"/>
                <w:szCs w:val="26"/>
              </w:rPr>
              <w:pPrChange w:id="137" w:author="Sinhvien" w:date="2017-04-03T10:57:00Z">
                <w:pPr>
                  <w:spacing w:line="24" w:lineRule="atLeast"/>
                </w:pPr>
              </w:pPrChange>
            </w:pPr>
            <w:r w:rsidRPr="00D63F97">
              <w:rPr>
                <w:rFonts w:ascii="Times New Roman" w:hAnsi="Times New Roman" w:cs="Times New Roman"/>
                <w:color w:val="000000" w:themeColor="text1"/>
                <w:szCs w:val="26"/>
              </w:rPr>
              <w:t xml:space="preserve">Các yêu cầu thay đổi từ phía cửa hàng như thay đổi cách thức hoạt động, cách thức tổ chức dữ liệu, giao diện hiển thị.. </w:t>
            </w:r>
          </w:p>
        </w:tc>
        <w:tc>
          <w:tcPr>
            <w:tcW w:w="2052" w:type="dxa"/>
          </w:tcPr>
          <w:p w14:paraId="4A866318" w14:textId="77777777" w:rsidR="00E074AB" w:rsidRPr="00D63F97" w:rsidRDefault="00E074AB">
            <w:pPr>
              <w:spacing w:line="24" w:lineRule="atLeast"/>
              <w:jc w:val="both"/>
              <w:rPr>
                <w:rFonts w:ascii="Times New Roman" w:hAnsi="Times New Roman" w:cs="Times New Roman"/>
                <w:color w:val="000000" w:themeColor="text1"/>
                <w:szCs w:val="26"/>
              </w:rPr>
              <w:pPrChange w:id="138" w:author="Sinhvien" w:date="2017-04-03T10:57:00Z">
                <w:pPr>
                  <w:spacing w:line="24" w:lineRule="atLeast"/>
                </w:pPr>
              </w:pPrChange>
            </w:pPr>
            <w:r w:rsidRPr="00D63F97">
              <w:rPr>
                <w:rFonts w:ascii="Times New Roman" w:hAnsi="Times New Roman" w:cs="Times New Roman"/>
                <w:color w:val="000000" w:themeColor="text1"/>
                <w:szCs w:val="26"/>
              </w:rPr>
              <w:t>Thu thập yêu cầu một cách đầy đủ và chính xác</w:t>
            </w:r>
          </w:p>
        </w:tc>
      </w:tr>
      <w:tr w:rsidR="007E044B" w:rsidRPr="00D63F97" w14:paraId="52A0A65A" w14:textId="77777777" w:rsidTr="00361C35">
        <w:tc>
          <w:tcPr>
            <w:tcW w:w="2047" w:type="dxa"/>
          </w:tcPr>
          <w:p w14:paraId="7882C60A" w14:textId="77777777" w:rsidR="00E074AB" w:rsidRPr="00D63F97" w:rsidRDefault="00E074AB">
            <w:pPr>
              <w:spacing w:line="24" w:lineRule="atLeast"/>
              <w:jc w:val="both"/>
              <w:rPr>
                <w:rFonts w:ascii="Times New Roman" w:hAnsi="Times New Roman" w:cs="Times New Roman"/>
                <w:color w:val="000000" w:themeColor="text1"/>
                <w:szCs w:val="26"/>
              </w:rPr>
              <w:pPrChange w:id="139" w:author="Sinhvien" w:date="2017-04-03T10:57:00Z">
                <w:pPr>
                  <w:spacing w:line="24" w:lineRule="atLeast"/>
                </w:pPr>
              </w:pPrChange>
            </w:pPr>
            <w:r w:rsidRPr="00D63F97">
              <w:rPr>
                <w:rFonts w:ascii="Times New Roman" w:hAnsi="Times New Roman" w:cs="Times New Roman"/>
                <w:color w:val="000000" w:themeColor="text1"/>
                <w:szCs w:val="26"/>
              </w:rPr>
              <w:t>Thay đổi độ lớn của dự án</w:t>
            </w:r>
          </w:p>
        </w:tc>
        <w:tc>
          <w:tcPr>
            <w:tcW w:w="2057" w:type="dxa"/>
          </w:tcPr>
          <w:p w14:paraId="4BF4745A" w14:textId="77777777" w:rsidR="00E074AB" w:rsidRPr="00D63F97" w:rsidRDefault="00E074AB">
            <w:pPr>
              <w:spacing w:line="24" w:lineRule="atLeast"/>
              <w:jc w:val="both"/>
              <w:rPr>
                <w:rFonts w:ascii="Times New Roman" w:hAnsi="Times New Roman" w:cs="Times New Roman"/>
                <w:color w:val="000000" w:themeColor="text1"/>
                <w:szCs w:val="26"/>
              </w:rPr>
              <w:pPrChange w:id="140" w:author="Sinhvien" w:date="2017-04-03T10:57:00Z">
                <w:pPr>
                  <w:spacing w:line="24" w:lineRule="atLeast"/>
                </w:pPr>
              </w:pPrChange>
            </w:pPr>
            <w:r w:rsidRPr="00D63F97">
              <w:rPr>
                <w:rFonts w:ascii="Times New Roman" w:hAnsi="Times New Roman" w:cs="Times New Roman"/>
                <w:color w:val="000000" w:themeColor="text1"/>
                <w:szCs w:val="26"/>
              </w:rPr>
              <w:t>Rất thấp</w:t>
            </w:r>
          </w:p>
        </w:tc>
        <w:tc>
          <w:tcPr>
            <w:tcW w:w="2054" w:type="dxa"/>
          </w:tcPr>
          <w:p w14:paraId="7C20914F" w14:textId="77777777" w:rsidR="00E074AB" w:rsidRPr="00D63F97" w:rsidRDefault="00E074AB">
            <w:pPr>
              <w:spacing w:line="24" w:lineRule="atLeast"/>
              <w:jc w:val="both"/>
              <w:rPr>
                <w:rFonts w:ascii="Times New Roman" w:hAnsi="Times New Roman" w:cs="Times New Roman"/>
                <w:color w:val="000000" w:themeColor="text1"/>
                <w:szCs w:val="26"/>
              </w:rPr>
              <w:pPrChange w:id="141" w:author="Sinhvien" w:date="2017-04-03T10:57:00Z">
                <w:pPr>
                  <w:spacing w:line="24" w:lineRule="atLeast"/>
                </w:pPr>
              </w:pPrChange>
            </w:pPr>
            <w:r w:rsidRPr="00D63F97">
              <w:rPr>
                <w:rFonts w:ascii="Times New Roman" w:hAnsi="Times New Roman" w:cs="Times New Roman"/>
                <w:color w:val="000000" w:themeColor="text1"/>
                <w:szCs w:val="26"/>
              </w:rPr>
              <w:t>Yêu cầu tăng/giảm độ lớn của dự án như thêm chức năng, thêm các ràng buộc.</w:t>
            </w:r>
          </w:p>
        </w:tc>
        <w:tc>
          <w:tcPr>
            <w:tcW w:w="2052" w:type="dxa"/>
          </w:tcPr>
          <w:p w14:paraId="08738421" w14:textId="77777777" w:rsidR="00E074AB" w:rsidRPr="00D63F97" w:rsidRDefault="00E074AB">
            <w:pPr>
              <w:spacing w:line="24" w:lineRule="atLeast"/>
              <w:jc w:val="both"/>
              <w:rPr>
                <w:rFonts w:ascii="Times New Roman" w:hAnsi="Times New Roman" w:cs="Times New Roman"/>
                <w:color w:val="000000" w:themeColor="text1"/>
                <w:szCs w:val="26"/>
              </w:rPr>
              <w:pPrChange w:id="142" w:author="Sinhvien" w:date="2017-04-03T10:57:00Z">
                <w:pPr>
                  <w:spacing w:line="24" w:lineRule="atLeast"/>
                </w:pPr>
              </w:pPrChange>
            </w:pPr>
            <w:r w:rsidRPr="00D63F97">
              <w:rPr>
                <w:rFonts w:ascii="Times New Roman" w:hAnsi="Times New Roman" w:cs="Times New Roman"/>
                <w:color w:val="000000" w:themeColor="text1"/>
                <w:szCs w:val="26"/>
              </w:rPr>
              <w:t>Tùy theo mức độ, có thể yêu cầu tăng thời gian/chi phí để đáp ứng yêu cầu.</w:t>
            </w:r>
          </w:p>
        </w:tc>
      </w:tr>
      <w:tr w:rsidR="007E044B" w:rsidRPr="00D63F97" w14:paraId="659AC9F8" w14:textId="77777777" w:rsidTr="00361C35">
        <w:tc>
          <w:tcPr>
            <w:tcW w:w="2047" w:type="dxa"/>
          </w:tcPr>
          <w:p w14:paraId="781AA5A8" w14:textId="77777777" w:rsidR="00E074AB" w:rsidRPr="00D63F97" w:rsidRDefault="00E074AB">
            <w:pPr>
              <w:spacing w:line="24" w:lineRule="atLeast"/>
              <w:jc w:val="both"/>
              <w:rPr>
                <w:rFonts w:ascii="Times New Roman" w:hAnsi="Times New Roman" w:cs="Times New Roman"/>
                <w:color w:val="000000" w:themeColor="text1"/>
                <w:szCs w:val="26"/>
              </w:rPr>
              <w:pPrChange w:id="143" w:author="Sinhvien" w:date="2017-04-03T10:57:00Z">
                <w:pPr>
                  <w:spacing w:line="24" w:lineRule="atLeast"/>
                </w:pPr>
              </w:pPrChange>
            </w:pPr>
            <w:r w:rsidRPr="00D63F97">
              <w:rPr>
                <w:rFonts w:ascii="Times New Roman" w:hAnsi="Times New Roman" w:cs="Times New Roman"/>
                <w:color w:val="000000" w:themeColor="text1"/>
                <w:szCs w:val="26"/>
              </w:rPr>
              <w:t>Trình độ tin học người dùng thấp</w:t>
            </w:r>
          </w:p>
        </w:tc>
        <w:tc>
          <w:tcPr>
            <w:tcW w:w="2057" w:type="dxa"/>
          </w:tcPr>
          <w:p w14:paraId="31520B81" w14:textId="77777777" w:rsidR="00E074AB" w:rsidRPr="00D63F97" w:rsidRDefault="00E074AB">
            <w:pPr>
              <w:spacing w:line="24" w:lineRule="atLeast"/>
              <w:jc w:val="both"/>
              <w:rPr>
                <w:rFonts w:ascii="Times New Roman" w:hAnsi="Times New Roman" w:cs="Times New Roman"/>
                <w:color w:val="000000" w:themeColor="text1"/>
                <w:szCs w:val="26"/>
              </w:rPr>
              <w:pPrChange w:id="144" w:author="Sinhvien" w:date="2017-04-03T10:57:00Z">
                <w:pPr>
                  <w:spacing w:line="24" w:lineRule="atLeast"/>
                </w:pPr>
              </w:pPrChange>
            </w:pPr>
            <w:r w:rsidRPr="00D63F97">
              <w:rPr>
                <w:rFonts w:ascii="Times New Roman" w:hAnsi="Times New Roman" w:cs="Times New Roman"/>
                <w:color w:val="000000" w:themeColor="text1"/>
                <w:szCs w:val="26"/>
              </w:rPr>
              <w:t>Cao</w:t>
            </w:r>
          </w:p>
        </w:tc>
        <w:tc>
          <w:tcPr>
            <w:tcW w:w="2054" w:type="dxa"/>
          </w:tcPr>
          <w:p w14:paraId="339015E0" w14:textId="77777777" w:rsidR="00E074AB" w:rsidRPr="00D63F97" w:rsidRDefault="00E074AB">
            <w:pPr>
              <w:spacing w:line="24" w:lineRule="atLeast"/>
              <w:jc w:val="both"/>
              <w:rPr>
                <w:rFonts w:ascii="Times New Roman" w:hAnsi="Times New Roman" w:cs="Times New Roman"/>
                <w:color w:val="000000" w:themeColor="text1"/>
                <w:szCs w:val="26"/>
              </w:rPr>
              <w:pPrChange w:id="145" w:author="Sinhvien" w:date="2017-04-03T10:57:00Z">
                <w:pPr>
                  <w:spacing w:line="24" w:lineRule="atLeast"/>
                </w:pPr>
              </w:pPrChange>
            </w:pPr>
            <w:r w:rsidRPr="00D63F97">
              <w:rPr>
                <w:rFonts w:ascii="Times New Roman" w:hAnsi="Times New Roman" w:cs="Times New Roman"/>
                <w:color w:val="000000" w:themeColor="text1"/>
                <w:szCs w:val="26"/>
              </w:rPr>
              <w:t xml:space="preserve">Người dùng không có nhiều kinh nghiệm tin học, khả năng quản trị website </w:t>
            </w:r>
          </w:p>
        </w:tc>
        <w:tc>
          <w:tcPr>
            <w:tcW w:w="2052" w:type="dxa"/>
          </w:tcPr>
          <w:p w14:paraId="39A40D30" w14:textId="77777777" w:rsidR="00E074AB" w:rsidRPr="00D63F97" w:rsidRDefault="00E074AB">
            <w:pPr>
              <w:spacing w:line="24" w:lineRule="atLeast"/>
              <w:jc w:val="both"/>
              <w:rPr>
                <w:rFonts w:ascii="Times New Roman" w:hAnsi="Times New Roman" w:cs="Times New Roman"/>
                <w:color w:val="000000" w:themeColor="text1"/>
                <w:szCs w:val="26"/>
              </w:rPr>
              <w:pPrChange w:id="146" w:author="Sinhvien" w:date="2017-04-03T10:57:00Z">
                <w:pPr>
                  <w:spacing w:line="24" w:lineRule="atLeast"/>
                </w:pPr>
              </w:pPrChange>
            </w:pPr>
            <w:r w:rsidRPr="00D63F97">
              <w:rPr>
                <w:rFonts w:ascii="Times New Roman" w:hAnsi="Times New Roman" w:cs="Times New Roman"/>
                <w:color w:val="000000" w:themeColor="text1"/>
                <w:szCs w:val="26"/>
              </w:rPr>
              <w:t>Thiết kế giao diện thân thiện, dễ sử dụng. Viết các tài liệu hướng dẫn hoặc trực tiếp hướng dẫn.</w:t>
            </w:r>
          </w:p>
        </w:tc>
      </w:tr>
      <w:tr w:rsidR="00A74D3A" w:rsidRPr="00D63F97" w14:paraId="71AEF562" w14:textId="77777777" w:rsidTr="00361C35">
        <w:tc>
          <w:tcPr>
            <w:tcW w:w="2047" w:type="dxa"/>
          </w:tcPr>
          <w:p w14:paraId="7E431FA2" w14:textId="77777777" w:rsidR="00E074AB" w:rsidRPr="00D63F97" w:rsidRDefault="00E074AB">
            <w:pPr>
              <w:spacing w:line="24" w:lineRule="atLeast"/>
              <w:jc w:val="both"/>
              <w:rPr>
                <w:rFonts w:ascii="Times New Roman" w:hAnsi="Times New Roman" w:cs="Times New Roman"/>
                <w:color w:val="000000" w:themeColor="text1"/>
                <w:szCs w:val="26"/>
              </w:rPr>
              <w:pPrChange w:id="147" w:author="Sinhvien" w:date="2017-04-03T10:57:00Z">
                <w:pPr>
                  <w:spacing w:line="24" w:lineRule="atLeast"/>
                </w:pPr>
              </w:pPrChange>
            </w:pPr>
            <w:r w:rsidRPr="00D63F97">
              <w:rPr>
                <w:rFonts w:ascii="Times New Roman" w:hAnsi="Times New Roman" w:cs="Times New Roman"/>
                <w:color w:val="000000" w:themeColor="text1"/>
                <w:szCs w:val="26"/>
              </w:rPr>
              <w:t>Tấn công mạng</w:t>
            </w:r>
          </w:p>
        </w:tc>
        <w:tc>
          <w:tcPr>
            <w:tcW w:w="2057" w:type="dxa"/>
          </w:tcPr>
          <w:p w14:paraId="7021834F" w14:textId="77777777" w:rsidR="00E074AB" w:rsidRPr="00D63F97" w:rsidRDefault="00E074AB">
            <w:pPr>
              <w:spacing w:line="24" w:lineRule="atLeast"/>
              <w:jc w:val="both"/>
              <w:rPr>
                <w:rFonts w:ascii="Times New Roman" w:hAnsi="Times New Roman" w:cs="Times New Roman"/>
                <w:color w:val="000000" w:themeColor="text1"/>
                <w:szCs w:val="26"/>
              </w:rPr>
              <w:pPrChange w:id="148" w:author="Sinhvien" w:date="2017-04-03T10:57:00Z">
                <w:pPr>
                  <w:spacing w:line="24" w:lineRule="atLeast"/>
                </w:pPr>
              </w:pPrChange>
            </w:pPr>
            <w:r w:rsidRPr="00D63F97">
              <w:rPr>
                <w:rFonts w:ascii="Times New Roman" w:hAnsi="Times New Roman" w:cs="Times New Roman"/>
                <w:color w:val="000000" w:themeColor="text1"/>
                <w:szCs w:val="26"/>
              </w:rPr>
              <w:t>Thấp</w:t>
            </w:r>
          </w:p>
        </w:tc>
        <w:tc>
          <w:tcPr>
            <w:tcW w:w="2054" w:type="dxa"/>
          </w:tcPr>
          <w:p w14:paraId="50B75879" w14:textId="77777777" w:rsidR="00E074AB" w:rsidRPr="00D63F97" w:rsidRDefault="00E074AB">
            <w:pPr>
              <w:spacing w:line="24" w:lineRule="atLeast"/>
              <w:jc w:val="both"/>
              <w:rPr>
                <w:rFonts w:ascii="Times New Roman" w:hAnsi="Times New Roman" w:cs="Times New Roman"/>
                <w:color w:val="000000" w:themeColor="text1"/>
                <w:szCs w:val="26"/>
              </w:rPr>
              <w:pPrChange w:id="149" w:author="Sinhvien" w:date="2017-04-03T10:57:00Z">
                <w:pPr>
                  <w:spacing w:line="24" w:lineRule="atLeast"/>
                </w:pPr>
              </w:pPrChange>
            </w:pPr>
            <w:r w:rsidRPr="00D63F97">
              <w:rPr>
                <w:rFonts w:ascii="Times New Roman" w:hAnsi="Times New Roman" w:cs="Times New Roman"/>
                <w:color w:val="000000" w:themeColor="text1"/>
                <w:szCs w:val="26"/>
              </w:rPr>
              <w:t>Các đợt tấn công mạng từ sự cạnh tranh không lành mạnh hoặc các các nhân chống phá</w:t>
            </w:r>
          </w:p>
        </w:tc>
        <w:tc>
          <w:tcPr>
            <w:tcW w:w="2052" w:type="dxa"/>
          </w:tcPr>
          <w:p w14:paraId="24C9EDA7" w14:textId="77777777" w:rsidR="00E074AB" w:rsidRPr="00D63F97" w:rsidRDefault="00E074AB">
            <w:pPr>
              <w:spacing w:line="24" w:lineRule="atLeast"/>
              <w:jc w:val="both"/>
              <w:rPr>
                <w:rFonts w:ascii="Times New Roman" w:hAnsi="Times New Roman" w:cs="Times New Roman"/>
                <w:color w:val="000000" w:themeColor="text1"/>
                <w:szCs w:val="26"/>
              </w:rPr>
              <w:pPrChange w:id="150" w:author="Sinhvien" w:date="2017-04-03T10:57:00Z">
                <w:pPr>
                  <w:spacing w:line="24" w:lineRule="atLeast"/>
                </w:pPr>
              </w:pPrChange>
            </w:pPr>
            <w:r w:rsidRPr="00D63F97">
              <w:rPr>
                <w:rFonts w:ascii="Times New Roman" w:hAnsi="Times New Roman" w:cs="Times New Roman"/>
                <w:color w:val="000000" w:themeColor="text1"/>
                <w:szCs w:val="26"/>
              </w:rPr>
              <w:t>Sử dụng các liệu pháp an toàn thông tin, các biện pháp phòng chống DDOS.</w:t>
            </w:r>
          </w:p>
        </w:tc>
      </w:tr>
    </w:tbl>
    <w:p w14:paraId="6008A902" w14:textId="77777777" w:rsidR="005C2E06" w:rsidRPr="00D63F97" w:rsidRDefault="005C2E06" w:rsidP="005C2E06">
      <w:pPr>
        <w:pStyle w:val="chng"/>
        <w:spacing w:line="24" w:lineRule="atLeast"/>
        <w:jc w:val="left"/>
        <w:outlineLvl w:val="0"/>
        <w:rPr>
          <w:rFonts w:cs="Times New Roman"/>
          <w:b w:val="0"/>
          <w:caps w:val="0"/>
          <w:color w:val="000000" w:themeColor="text1"/>
          <w:sz w:val="26"/>
          <w:szCs w:val="26"/>
          <w:lang w:val="en-US"/>
        </w:rPr>
      </w:pPr>
      <w:bookmarkStart w:id="151" w:name="_Toc448216132"/>
      <w:bookmarkStart w:id="152" w:name="_Toc449386687"/>
      <w:bookmarkStart w:id="153" w:name="_Toc449483208"/>
    </w:p>
    <w:p w14:paraId="4748AE08" w14:textId="77777777" w:rsidR="00E074AB" w:rsidRPr="00D63F97" w:rsidRDefault="00E074AB" w:rsidP="00907D77">
      <w:pPr>
        <w:pStyle w:val="chng"/>
        <w:spacing w:line="24" w:lineRule="atLeast"/>
        <w:outlineLvl w:val="0"/>
        <w:rPr>
          <w:rFonts w:cs="Times New Roman"/>
          <w:color w:val="000000" w:themeColor="text1"/>
          <w:sz w:val="26"/>
          <w:szCs w:val="26"/>
        </w:rPr>
      </w:pPr>
      <w:bookmarkStart w:id="154" w:name="_Toc478913209"/>
      <w:r w:rsidRPr="00D63F97">
        <w:rPr>
          <w:rFonts w:cs="Times New Roman"/>
          <w:color w:val="000000" w:themeColor="text1"/>
          <w:sz w:val="26"/>
          <w:szCs w:val="26"/>
        </w:rPr>
        <w:t>Chương 3</w:t>
      </w:r>
      <w:r w:rsidR="00907D77" w:rsidRPr="00D63F97">
        <w:rPr>
          <w:rFonts w:cs="Times New Roman"/>
          <w:color w:val="000000" w:themeColor="text1"/>
          <w:sz w:val="26"/>
          <w:szCs w:val="26"/>
          <w:lang w:val="en-US"/>
        </w:rPr>
        <w:t xml:space="preserve"> </w:t>
      </w:r>
      <w:r w:rsidR="00907D77" w:rsidRPr="00D63F97">
        <w:rPr>
          <w:rFonts w:cs="Times New Roman"/>
          <w:color w:val="000000" w:themeColor="text1"/>
          <w:sz w:val="26"/>
          <w:szCs w:val="26"/>
          <w:lang w:val="en-US"/>
        </w:rPr>
        <w:br/>
      </w:r>
      <w:r w:rsidRPr="00D63F97">
        <w:rPr>
          <w:rFonts w:cs="Times New Roman"/>
          <w:color w:val="000000" w:themeColor="text1"/>
          <w:sz w:val="26"/>
          <w:szCs w:val="26"/>
        </w:rPr>
        <w:t>PHÂN TÍCH VÀ THIẾT KẾ HỆ THỐNG</w:t>
      </w:r>
      <w:bookmarkEnd w:id="151"/>
      <w:bookmarkEnd w:id="152"/>
      <w:bookmarkEnd w:id="153"/>
      <w:bookmarkEnd w:id="154"/>
    </w:p>
    <w:p w14:paraId="4A494FDB" w14:textId="77777777" w:rsidR="00E074AB" w:rsidRPr="00D63F97" w:rsidRDefault="00E074AB" w:rsidP="009E74D9">
      <w:pPr>
        <w:pStyle w:val="e1"/>
        <w:spacing w:line="24" w:lineRule="atLeast"/>
        <w:jc w:val="both"/>
        <w:rPr>
          <w:rFonts w:cs="Times New Roman"/>
          <w:color w:val="000000" w:themeColor="text1"/>
          <w:szCs w:val="26"/>
        </w:rPr>
      </w:pPr>
      <w:bookmarkStart w:id="155" w:name="_Toc448216133"/>
      <w:bookmarkStart w:id="156" w:name="_Toc449386688"/>
      <w:bookmarkStart w:id="157" w:name="_Toc449483209"/>
      <w:bookmarkStart w:id="158" w:name="_Toc478913210"/>
      <w:r w:rsidRPr="00D63F97">
        <w:rPr>
          <w:rFonts w:cs="Times New Roman"/>
          <w:color w:val="000000" w:themeColor="text1"/>
          <w:szCs w:val="26"/>
        </w:rPr>
        <w:t>3.1. Kết quả thu thập yêu cầu</w:t>
      </w:r>
      <w:bookmarkEnd w:id="155"/>
      <w:bookmarkEnd w:id="156"/>
      <w:bookmarkEnd w:id="157"/>
      <w:bookmarkEnd w:id="158"/>
    </w:p>
    <w:p w14:paraId="7989746C"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59" w:name="_Toc448216134"/>
      <w:bookmarkStart w:id="160" w:name="_Toc449386689"/>
      <w:bookmarkStart w:id="161" w:name="_Toc449483210"/>
      <w:bookmarkStart w:id="162" w:name="_Toc478913211"/>
      <w:r w:rsidRPr="00D63F97">
        <w:rPr>
          <w:rFonts w:ascii="Times New Roman" w:hAnsi="Times New Roman" w:cs="Times New Roman"/>
          <w:color w:val="000000" w:themeColor="text1"/>
          <w:szCs w:val="26"/>
        </w:rPr>
        <w:lastRenderedPageBreak/>
        <w:t>3.1.1. Yêu cầu phi chức năng</w:t>
      </w:r>
      <w:bookmarkEnd w:id="159"/>
      <w:bookmarkEnd w:id="160"/>
      <w:bookmarkEnd w:id="161"/>
      <w:bookmarkEnd w:id="162"/>
    </w:p>
    <w:p w14:paraId="29445AB5"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Trang web hoạt động liên tục.</w:t>
      </w:r>
    </w:p>
    <w:p w14:paraId="3E5894D1"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Phản hồi nhanh.</w:t>
      </w:r>
    </w:p>
    <w:p w14:paraId="6751DF34"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Đáp ứng các chỉ tiêu: sẵn sàng sử dụng, bảo mật, toàn vẹn, chính xác, nhất quán.</w:t>
      </w:r>
    </w:p>
    <w:p w14:paraId="4AECC075"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Menu đáp ứng quy tắc 3 lần click.</w:t>
      </w:r>
    </w:p>
    <w:p w14:paraId="77A017ED"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Không cần máy tính cấu hình cao.</w:t>
      </w:r>
    </w:p>
    <w:p w14:paraId="53C2CD9E"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Tương thích với cách trình duyệt thông dụng, tương thích tốt với trình duyệt trên điện thoại.</w:t>
      </w:r>
    </w:p>
    <w:p w14:paraId="7356FD3D"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Giao diện hài hòa, trang nhã, không vi phạm thuần phong mỹ tục Việt Nam.</w:t>
      </w:r>
    </w:p>
    <w:p w14:paraId="6B3DFB01"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63" w:name="_Toc448216135"/>
      <w:bookmarkStart w:id="164" w:name="_Toc449386690"/>
      <w:bookmarkStart w:id="165" w:name="_Toc449483211"/>
      <w:bookmarkStart w:id="166" w:name="_Toc478913212"/>
      <w:r w:rsidRPr="00D63F97">
        <w:rPr>
          <w:rFonts w:ascii="Times New Roman" w:hAnsi="Times New Roman" w:cs="Times New Roman"/>
          <w:color w:val="000000" w:themeColor="text1"/>
          <w:szCs w:val="26"/>
        </w:rPr>
        <w:t>3.1.2. Yêu cầu chức năng</w:t>
      </w:r>
      <w:bookmarkEnd w:id="163"/>
      <w:bookmarkEnd w:id="164"/>
      <w:bookmarkEnd w:id="165"/>
      <w:bookmarkEnd w:id="166"/>
    </w:p>
    <w:p w14:paraId="43D33A4B" w14:textId="77777777" w:rsidR="00E074AB" w:rsidRPr="00D63F97" w:rsidRDefault="00E074AB" w:rsidP="007E044B">
      <w:pPr>
        <w:spacing w:line="24" w:lineRule="atLeast"/>
        <w:jc w:val="both"/>
        <w:rPr>
          <w:rFonts w:ascii="Times New Roman" w:hAnsi="Times New Roman" w:cs="Times New Roman"/>
          <w:color w:val="000000" w:themeColor="text1"/>
          <w:szCs w:val="26"/>
        </w:rPr>
      </w:pPr>
      <w:commentRangeStart w:id="167"/>
      <w:r w:rsidRPr="00D63F97">
        <w:rPr>
          <w:rFonts w:ascii="Times New Roman" w:hAnsi="Times New Roman" w:cs="Times New Roman"/>
          <w:color w:val="000000" w:themeColor="text1"/>
          <w:szCs w:val="26"/>
        </w:rPr>
        <w:t xml:space="preserve">- Trang web dành cho </w:t>
      </w:r>
      <w:ins w:id="168" w:author="nguyễn thạnh" w:date="2017-04-03T11:21:00Z">
        <w:r w:rsidR="006C28E3">
          <w:rPr>
            <w:rFonts w:ascii="Times New Roman" w:hAnsi="Times New Roman" w:cs="Times New Roman"/>
            <w:color w:val="000000" w:themeColor="text1"/>
            <w:szCs w:val="26"/>
            <w:lang w:val="en-US"/>
          </w:rPr>
          <w:t>quản trị</w:t>
        </w:r>
      </w:ins>
      <w:del w:id="169" w:author="nguyễn thạnh" w:date="2017-04-03T11:21:00Z">
        <w:r w:rsidRPr="00D63F97" w:rsidDel="006C28E3">
          <w:rPr>
            <w:rFonts w:ascii="Times New Roman" w:hAnsi="Times New Roman" w:cs="Times New Roman"/>
            <w:color w:val="000000" w:themeColor="text1"/>
            <w:szCs w:val="26"/>
          </w:rPr>
          <w:delText>nhân viên</w:delText>
        </w:r>
      </w:del>
      <w:r w:rsidRPr="00D63F97">
        <w:rPr>
          <w:rFonts w:ascii="Times New Roman" w:hAnsi="Times New Roman" w:cs="Times New Roman"/>
          <w:color w:val="000000" w:themeColor="text1"/>
          <w:szCs w:val="26"/>
        </w:rPr>
        <w:t xml:space="preserve"> cho phép quản lí các </w:t>
      </w:r>
      <w:ins w:id="170" w:author="nguyễn thạnh" w:date="2017-04-03T11:21:00Z">
        <w:r w:rsidR="006C28E3">
          <w:rPr>
            <w:rFonts w:ascii="Times New Roman" w:hAnsi="Times New Roman" w:cs="Times New Roman"/>
            <w:color w:val="000000" w:themeColor="text1"/>
            <w:szCs w:val="26"/>
            <w:lang w:val="en-US"/>
          </w:rPr>
          <w:t>lĩnh vực</w:t>
        </w:r>
      </w:ins>
      <w:del w:id="171" w:author="nguyễn thạnh" w:date="2017-04-03T11:21:00Z">
        <w:r w:rsidRPr="00D63F97" w:rsidDel="006C28E3">
          <w:rPr>
            <w:rFonts w:ascii="Times New Roman" w:hAnsi="Times New Roman" w:cs="Times New Roman"/>
            <w:color w:val="000000" w:themeColor="text1"/>
            <w:szCs w:val="26"/>
          </w:rPr>
          <w:delText>danh mục hàng hóa</w:delText>
        </w:r>
      </w:del>
      <w:ins w:id="172" w:author="nguyễn thạnh" w:date="2017-04-03T11:21:00Z">
        <w:r w:rsidR="006C28E3">
          <w:rPr>
            <w:rFonts w:ascii="Times New Roman" w:hAnsi="Times New Roman" w:cs="Times New Roman"/>
            <w:color w:val="000000" w:themeColor="text1"/>
            <w:szCs w:val="26"/>
            <w:lang w:val="en-US"/>
          </w:rPr>
          <w:t>, lớp, giáo viên</w:t>
        </w:r>
      </w:ins>
      <w:del w:id="173" w:author="nguyễn thạnh" w:date="2017-04-03T11:21:00Z">
        <w:r w:rsidRPr="00D63F97" w:rsidDel="006C28E3">
          <w:rPr>
            <w:rFonts w:ascii="Times New Roman" w:hAnsi="Times New Roman" w:cs="Times New Roman"/>
            <w:color w:val="000000" w:themeColor="text1"/>
            <w:szCs w:val="26"/>
          </w:rPr>
          <w:delText xml:space="preserve"> </w:delText>
        </w:r>
      </w:del>
      <w:ins w:id="174" w:author="nguyễn thạnh" w:date="2017-04-03T11:21:00Z">
        <w:r w:rsidR="006C28E3">
          <w:rPr>
            <w:rFonts w:ascii="Times New Roman" w:hAnsi="Times New Roman" w:cs="Times New Roman"/>
            <w:color w:val="000000" w:themeColor="text1"/>
            <w:szCs w:val="26"/>
            <w:lang w:val="en-US"/>
          </w:rPr>
          <w:t>,</w:t>
        </w:r>
      </w:ins>
      <w:del w:id="175" w:author="nguyễn thạnh" w:date="2017-04-03T11:21:00Z">
        <w:r w:rsidRPr="00D63F97" w:rsidDel="006C28E3">
          <w:rPr>
            <w:rFonts w:ascii="Times New Roman" w:hAnsi="Times New Roman" w:cs="Times New Roman"/>
            <w:color w:val="000000" w:themeColor="text1"/>
            <w:szCs w:val="26"/>
          </w:rPr>
          <w:delText xml:space="preserve">(điện thoại, phụ kiện), </w:delText>
        </w:r>
      </w:del>
      <w:r w:rsidRPr="00D63F97">
        <w:rPr>
          <w:rFonts w:ascii="Times New Roman" w:hAnsi="Times New Roman" w:cs="Times New Roman"/>
          <w:color w:val="000000" w:themeColor="text1"/>
          <w:szCs w:val="26"/>
        </w:rPr>
        <w:t xml:space="preserve">thêm bớt số lượng </w:t>
      </w:r>
      <w:ins w:id="176" w:author="nguyễn thạnh" w:date="2017-04-03T11:22:00Z">
        <w:r w:rsidR="006C28E3">
          <w:rPr>
            <w:rFonts w:ascii="Times New Roman" w:hAnsi="Times New Roman" w:cs="Times New Roman"/>
            <w:color w:val="000000" w:themeColor="text1"/>
            <w:szCs w:val="26"/>
            <w:lang w:val="en-US"/>
          </w:rPr>
          <w:t>tài liệu</w:t>
        </w:r>
      </w:ins>
      <w:ins w:id="177" w:author="nguyễn thạnh" w:date="2017-04-03T11:23:00Z">
        <w:r w:rsidR="006C28E3">
          <w:rPr>
            <w:rFonts w:ascii="Times New Roman" w:hAnsi="Times New Roman" w:cs="Times New Roman"/>
            <w:color w:val="000000" w:themeColor="text1"/>
            <w:szCs w:val="26"/>
            <w:lang w:val="en-US"/>
          </w:rPr>
          <w:t>, tài khoản</w:t>
        </w:r>
      </w:ins>
      <w:del w:id="178" w:author="nguyễn thạnh" w:date="2017-04-03T11:22:00Z">
        <w:r w:rsidRPr="00D63F97" w:rsidDel="006C28E3">
          <w:rPr>
            <w:rFonts w:ascii="Times New Roman" w:hAnsi="Times New Roman" w:cs="Times New Roman"/>
            <w:color w:val="000000" w:themeColor="text1"/>
            <w:szCs w:val="26"/>
          </w:rPr>
          <w:delText>sản phẩm phù hợp với hiện trạng cửa hàng</w:delText>
        </w:r>
      </w:del>
      <w:r w:rsidRPr="00D63F97">
        <w:rPr>
          <w:rFonts w:ascii="Times New Roman" w:hAnsi="Times New Roman" w:cs="Times New Roman"/>
          <w:color w:val="000000" w:themeColor="text1"/>
          <w:szCs w:val="26"/>
        </w:rPr>
        <w:t xml:space="preserve">, quản lí </w:t>
      </w:r>
      <w:ins w:id="179" w:author="nguyễn thạnh" w:date="2017-04-03T11:22:00Z">
        <w:r w:rsidR="006C28E3">
          <w:rPr>
            <w:rFonts w:ascii="Times New Roman" w:hAnsi="Times New Roman" w:cs="Times New Roman"/>
            <w:color w:val="000000" w:themeColor="text1"/>
            <w:szCs w:val="26"/>
            <w:lang w:val="en-US"/>
          </w:rPr>
          <w:t>mượn – trả</w:t>
        </w:r>
      </w:ins>
      <w:del w:id="180" w:author="nguyễn thạnh" w:date="2017-04-03T11:22:00Z">
        <w:r w:rsidRPr="00D63F97" w:rsidDel="006C28E3">
          <w:rPr>
            <w:rFonts w:ascii="Times New Roman" w:hAnsi="Times New Roman" w:cs="Times New Roman"/>
            <w:color w:val="000000" w:themeColor="text1"/>
            <w:szCs w:val="26"/>
          </w:rPr>
          <w:delText>đơn hàng</w:delText>
        </w:r>
      </w:del>
      <w:r w:rsidRPr="00D63F97">
        <w:rPr>
          <w:rFonts w:ascii="Times New Roman" w:hAnsi="Times New Roman" w:cs="Times New Roman"/>
          <w:color w:val="000000" w:themeColor="text1"/>
          <w:szCs w:val="26"/>
        </w:rPr>
        <w:t xml:space="preserve">, </w:t>
      </w:r>
      <w:del w:id="181" w:author="nguyễn thạnh" w:date="2017-04-03T11:22:00Z">
        <w:r w:rsidRPr="00D63F97" w:rsidDel="006C28E3">
          <w:rPr>
            <w:rFonts w:ascii="Times New Roman" w:hAnsi="Times New Roman" w:cs="Times New Roman"/>
            <w:color w:val="000000" w:themeColor="text1"/>
            <w:szCs w:val="26"/>
          </w:rPr>
          <w:delText xml:space="preserve">bảo hành, thống kê lượng sản phẩm bán ra, doanh thu... </w:delText>
        </w:r>
      </w:del>
      <w:ins w:id="182" w:author="nguyễn thạnh" w:date="2017-04-03T11:22:00Z">
        <w:r w:rsidR="006C28E3">
          <w:rPr>
            <w:rFonts w:ascii="Times New Roman" w:hAnsi="Times New Roman" w:cs="Times New Roman"/>
            <w:color w:val="000000" w:themeColor="text1"/>
            <w:szCs w:val="26"/>
            <w:lang w:val="en-US"/>
          </w:rPr>
          <w:t>đ</w:t>
        </w:r>
      </w:ins>
      <w:del w:id="183" w:author="nguyễn thạnh" w:date="2017-04-03T11:22:00Z">
        <w:r w:rsidRPr="00D63F97" w:rsidDel="006C28E3">
          <w:rPr>
            <w:rFonts w:ascii="Times New Roman" w:hAnsi="Times New Roman" w:cs="Times New Roman"/>
            <w:color w:val="000000" w:themeColor="text1"/>
            <w:szCs w:val="26"/>
          </w:rPr>
          <w:delText>Đ</w:delText>
        </w:r>
      </w:del>
      <w:r w:rsidRPr="00D63F97">
        <w:rPr>
          <w:rFonts w:ascii="Times New Roman" w:hAnsi="Times New Roman" w:cs="Times New Roman"/>
          <w:color w:val="000000" w:themeColor="text1"/>
          <w:szCs w:val="26"/>
        </w:rPr>
        <w:t xml:space="preserve">ăng </w:t>
      </w:r>
      <w:ins w:id="184" w:author="nguyễn thạnh" w:date="2017-04-03T11:22:00Z">
        <w:r w:rsidR="006C28E3">
          <w:rPr>
            <w:rFonts w:ascii="Times New Roman" w:hAnsi="Times New Roman" w:cs="Times New Roman"/>
            <w:color w:val="000000" w:themeColor="text1"/>
            <w:szCs w:val="26"/>
            <w:lang w:val="en-US"/>
          </w:rPr>
          <w:t>thông báo</w:t>
        </w:r>
      </w:ins>
      <w:del w:id="185" w:author="nguyễn thạnh" w:date="2017-04-03T11:22:00Z">
        <w:r w:rsidRPr="00D63F97" w:rsidDel="006C28E3">
          <w:rPr>
            <w:rFonts w:ascii="Times New Roman" w:hAnsi="Times New Roman" w:cs="Times New Roman"/>
            <w:color w:val="000000" w:themeColor="text1"/>
            <w:szCs w:val="26"/>
          </w:rPr>
          <w:delText>bài quảng cáo</w:delText>
        </w:r>
      </w:del>
      <w:ins w:id="186" w:author="nguyễn thạnh" w:date="2017-04-03T11:23:00Z">
        <w:r w:rsidR="006C28E3">
          <w:rPr>
            <w:rFonts w:ascii="Times New Roman" w:hAnsi="Times New Roman" w:cs="Times New Roman"/>
            <w:color w:val="000000" w:themeColor="text1"/>
            <w:szCs w:val="26"/>
            <w:lang w:val="en-US"/>
          </w:rPr>
          <w:t>.</w:t>
        </w:r>
      </w:ins>
      <w:del w:id="187" w:author="nguyễn thạnh" w:date="2017-04-03T11:22:00Z">
        <w:r w:rsidRPr="00D63F97" w:rsidDel="006C28E3">
          <w:rPr>
            <w:rFonts w:ascii="Times New Roman" w:hAnsi="Times New Roman" w:cs="Times New Roman"/>
            <w:color w:val="000000" w:themeColor="text1"/>
            <w:szCs w:val="26"/>
          </w:rPr>
          <w:delText>, giới thiệu sản phẩm..</w:delText>
        </w:r>
      </w:del>
    </w:p>
    <w:p w14:paraId="19701C80" w14:textId="77777777" w:rsidR="00E074AB" w:rsidRPr="00D63F97" w:rsidDel="001978AC" w:rsidRDefault="00E074AB" w:rsidP="007E044B">
      <w:pPr>
        <w:spacing w:line="24" w:lineRule="atLeast"/>
        <w:jc w:val="both"/>
        <w:rPr>
          <w:del w:id="188" w:author="nguyễn thạnh" w:date="2017-04-03T11:25:00Z"/>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Trang web dành cho </w:t>
      </w:r>
      <w:ins w:id="189" w:author="nguyễn thạnh" w:date="2017-04-03T11:23:00Z">
        <w:r w:rsidR="006C28E3">
          <w:rPr>
            <w:rFonts w:ascii="Times New Roman" w:hAnsi="Times New Roman" w:cs="Times New Roman"/>
            <w:color w:val="000000" w:themeColor="text1"/>
            <w:szCs w:val="26"/>
            <w:lang w:val="en-US"/>
          </w:rPr>
          <w:t>thành viên</w:t>
        </w:r>
      </w:ins>
      <w:del w:id="190" w:author="nguyễn thạnh" w:date="2017-04-03T11:23:00Z">
        <w:r w:rsidRPr="00D63F97" w:rsidDel="006C28E3">
          <w:rPr>
            <w:rFonts w:ascii="Times New Roman" w:hAnsi="Times New Roman" w:cs="Times New Roman"/>
            <w:color w:val="000000" w:themeColor="text1"/>
            <w:szCs w:val="26"/>
          </w:rPr>
          <w:delText>khách hàng</w:delText>
        </w:r>
      </w:del>
      <w:r w:rsidRPr="00D63F97">
        <w:rPr>
          <w:rFonts w:ascii="Times New Roman" w:hAnsi="Times New Roman" w:cs="Times New Roman"/>
          <w:color w:val="000000" w:themeColor="text1"/>
          <w:szCs w:val="26"/>
        </w:rPr>
        <w:t xml:space="preserve"> cho phép xem</w:t>
      </w:r>
      <w:ins w:id="191" w:author="nguyễn thạnh" w:date="2017-04-03T11:23:00Z">
        <w:r w:rsidR="006C28E3">
          <w:rPr>
            <w:rFonts w:ascii="Times New Roman" w:hAnsi="Times New Roman" w:cs="Times New Roman"/>
            <w:color w:val="000000" w:themeColor="text1"/>
            <w:szCs w:val="26"/>
            <w:lang w:val="en-US"/>
          </w:rPr>
          <w:t xml:space="preserve"> danh sách</w:t>
        </w:r>
      </w:ins>
      <w:r w:rsidRPr="00D63F97">
        <w:rPr>
          <w:rFonts w:ascii="Times New Roman" w:hAnsi="Times New Roman" w:cs="Times New Roman"/>
          <w:color w:val="000000" w:themeColor="text1"/>
          <w:szCs w:val="26"/>
        </w:rPr>
        <w:t xml:space="preserve"> các </w:t>
      </w:r>
      <w:ins w:id="192" w:author="nguyễn thạnh" w:date="2017-04-03T11:23:00Z">
        <w:r w:rsidR="006C28E3">
          <w:rPr>
            <w:rFonts w:ascii="Times New Roman" w:hAnsi="Times New Roman" w:cs="Times New Roman"/>
            <w:color w:val="000000" w:themeColor="text1"/>
            <w:szCs w:val="26"/>
            <w:lang w:val="en-US"/>
          </w:rPr>
          <w:t>tài</w:t>
        </w:r>
      </w:ins>
      <w:ins w:id="193" w:author="nguyễn thạnh" w:date="2017-04-03T11:24:00Z">
        <w:r w:rsidR="006C28E3">
          <w:rPr>
            <w:rFonts w:ascii="Times New Roman" w:hAnsi="Times New Roman" w:cs="Times New Roman"/>
            <w:color w:val="000000" w:themeColor="text1"/>
            <w:szCs w:val="26"/>
            <w:lang w:val="en-US"/>
          </w:rPr>
          <w:t xml:space="preserve"> liệu</w:t>
        </w:r>
      </w:ins>
      <w:del w:id="194" w:author="nguyễn thạnh" w:date="2017-04-03T11:23:00Z">
        <w:r w:rsidRPr="00D63F97" w:rsidDel="006C28E3">
          <w:rPr>
            <w:rFonts w:ascii="Times New Roman" w:hAnsi="Times New Roman" w:cs="Times New Roman"/>
            <w:color w:val="000000" w:themeColor="text1"/>
            <w:szCs w:val="26"/>
          </w:rPr>
          <w:delText>sản phẩm</w:delText>
        </w:r>
      </w:del>
      <w:del w:id="195" w:author="nguyễn thạnh" w:date="2017-04-03T11:24:00Z">
        <w:r w:rsidRPr="00D63F97" w:rsidDel="006C28E3">
          <w:rPr>
            <w:rFonts w:ascii="Times New Roman" w:hAnsi="Times New Roman" w:cs="Times New Roman"/>
            <w:color w:val="000000" w:themeColor="text1"/>
            <w:szCs w:val="26"/>
          </w:rPr>
          <w:delText xml:space="preserve"> theo các thuộc tính (giá, loại, hãng sản xuất,...), xem chi tiết sản phẩm</w:delText>
        </w:r>
      </w:del>
      <w:r w:rsidRPr="00D63F97">
        <w:rPr>
          <w:rFonts w:ascii="Times New Roman" w:hAnsi="Times New Roman" w:cs="Times New Roman"/>
          <w:color w:val="000000" w:themeColor="text1"/>
          <w:szCs w:val="26"/>
        </w:rPr>
        <w:t xml:space="preserve">, </w:t>
      </w:r>
      <w:del w:id="196" w:author="nguyễn thạnh" w:date="2017-04-03T11:24:00Z">
        <w:r w:rsidRPr="00D63F97" w:rsidDel="006C28E3">
          <w:rPr>
            <w:rFonts w:ascii="Times New Roman" w:hAnsi="Times New Roman" w:cs="Times New Roman"/>
            <w:color w:val="000000" w:themeColor="text1"/>
            <w:szCs w:val="26"/>
          </w:rPr>
          <w:delText>đặt hàng</w:delText>
        </w:r>
      </w:del>
      <w:ins w:id="197" w:author="nguyễn thạnh" w:date="2017-04-03T11:24:00Z">
        <w:r w:rsidR="006C28E3">
          <w:rPr>
            <w:rFonts w:ascii="Times New Roman" w:hAnsi="Times New Roman" w:cs="Times New Roman"/>
            <w:color w:val="000000" w:themeColor="text1"/>
            <w:szCs w:val="26"/>
            <w:lang w:val="en-US"/>
          </w:rPr>
          <w:t>đăng ký mượn</w:t>
        </w:r>
      </w:ins>
      <w:r w:rsidRPr="00D63F97">
        <w:rPr>
          <w:rFonts w:ascii="Times New Roman" w:hAnsi="Times New Roman" w:cs="Times New Roman"/>
          <w:color w:val="000000" w:themeColor="text1"/>
          <w:szCs w:val="26"/>
        </w:rPr>
        <w:t xml:space="preserve">, </w:t>
      </w:r>
      <w:del w:id="198" w:author="nguyễn thạnh" w:date="2017-04-03T11:24:00Z">
        <w:r w:rsidRPr="00D63F97" w:rsidDel="001978AC">
          <w:rPr>
            <w:rFonts w:ascii="Times New Roman" w:hAnsi="Times New Roman" w:cs="Times New Roman"/>
            <w:color w:val="000000" w:themeColor="text1"/>
            <w:szCs w:val="26"/>
          </w:rPr>
          <w:delText xml:space="preserve">thanh toán online (optional), </w:delText>
        </w:r>
      </w:del>
      <w:r w:rsidRPr="00D63F97">
        <w:rPr>
          <w:rFonts w:ascii="Times New Roman" w:hAnsi="Times New Roman" w:cs="Times New Roman"/>
          <w:color w:val="000000" w:themeColor="text1"/>
          <w:szCs w:val="26"/>
        </w:rPr>
        <w:t xml:space="preserve">quản lí </w:t>
      </w:r>
      <w:ins w:id="199" w:author="nguyễn thạnh" w:date="2017-04-03T11:24:00Z">
        <w:r w:rsidR="001978AC">
          <w:rPr>
            <w:rFonts w:ascii="Times New Roman" w:hAnsi="Times New Roman" w:cs="Times New Roman"/>
            <w:color w:val="000000" w:themeColor="text1"/>
            <w:szCs w:val="26"/>
            <w:lang w:val="en-US"/>
          </w:rPr>
          <w:t>thông tin cá nhân</w:t>
        </w:r>
      </w:ins>
      <w:del w:id="200" w:author="nguyễn thạnh" w:date="2017-04-03T11:24:00Z">
        <w:r w:rsidRPr="00D63F97" w:rsidDel="001978AC">
          <w:rPr>
            <w:rFonts w:ascii="Times New Roman" w:hAnsi="Times New Roman" w:cs="Times New Roman"/>
            <w:color w:val="000000" w:themeColor="text1"/>
            <w:szCs w:val="26"/>
          </w:rPr>
          <w:delText>đơn hàng</w:delText>
        </w:r>
      </w:del>
      <w:r w:rsidRPr="00D63F97">
        <w:rPr>
          <w:rFonts w:ascii="Times New Roman" w:hAnsi="Times New Roman" w:cs="Times New Roman"/>
          <w:color w:val="000000" w:themeColor="text1"/>
          <w:szCs w:val="26"/>
        </w:rPr>
        <w:t xml:space="preserve">, </w:t>
      </w:r>
      <w:ins w:id="201" w:author="nguyễn thạnh" w:date="2017-04-03T11:25:00Z">
        <w:r w:rsidR="001978AC">
          <w:rPr>
            <w:rFonts w:ascii="Times New Roman" w:hAnsi="Times New Roman" w:cs="Times New Roman"/>
            <w:color w:val="000000" w:themeColor="text1"/>
            <w:szCs w:val="26"/>
            <w:lang w:val="en-US"/>
          </w:rPr>
          <w:t xml:space="preserve">xem </w:t>
        </w:r>
      </w:ins>
      <w:del w:id="202" w:author="nguyễn thạnh" w:date="2017-04-03T11:25:00Z">
        <w:r w:rsidRPr="00D63F97" w:rsidDel="001978AC">
          <w:rPr>
            <w:rFonts w:ascii="Times New Roman" w:hAnsi="Times New Roman" w:cs="Times New Roman"/>
            <w:color w:val="000000" w:themeColor="text1"/>
            <w:szCs w:val="26"/>
          </w:rPr>
          <w:delText>quản lí tình trạng bảo hành</w:delText>
        </w:r>
      </w:del>
      <w:ins w:id="203" w:author="nguyễn thạnh" w:date="2017-04-03T11:25:00Z">
        <w:r w:rsidR="001978AC">
          <w:rPr>
            <w:rFonts w:ascii="Times New Roman" w:hAnsi="Times New Roman" w:cs="Times New Roman"/>
            <w:color w:val="000000" w:themeColor="text1"/>
            <w:szCs w:val="26"/>
            <w:lang w:val="en-US"/>
          </w:rPr>
          <w:t>tài liệu đăng ký mượn</w:t>
        </w:r>
      </w:ins>
      <w:r w:rsidRPr="00D63F97">
        <w:rPr>
          <w:rFonts w:ascii="Times New Roman" w:hAnsi="Times New Roman" w:cs="Times New Roman"/>
          <w:color w:val="000000" w:themeColor="text1"/>
          <w:szCs w:val="26"/>
        </w:rPr>
        <w:t>.</w:t>
      </w:r>
      <w:del w:id="204" w:author="nguyễn thạnh" w:date="2017-04-03T11:25:00Z">
        <w:r w:rsidRPr="00D63F97" w:rsidDel="001978AC">
          <w:rPr>
            <w:rFonts w:ascii="Times New Roman" w:hAnsi="Times New Roman" w:cs="Times New Roman"/>
            <w:color w:val="000000" w:themeColor="text1"/>
            <w:szCs w:val="26"/>
          </w:rPr>
          <w:delText xml:space="preserve"> Cho phép người dùng đăng ký thành viên để dễ dàng quản lí đơn hàng hơn cũng như nhận được các khuyến mãi. Người dùng có thể gửi những thông tin liên hệ đến người quản trị.</w:delText>
        </w:r>
        <w:commentRangeEnd w:id="167"/>
        <w:r w:rsidR="00CE164F" w:rsidDel="001978AC">
          <w:rPr>
            <w:rStyle w:val="CommentReference"/>
          </w:rPr>
          <w:commentReference w:id="167"/>
        </w:r>
      </w:del>
    </w:p>
    <w:p w14:paraId="7D021863" w14:textId="77777777" w:rsidR="00076276" w:rsidRPr="00D63F97" w:rsidDel="001978AC" w:rsidRDefault="00076276" w:rsidP="007E044B">
      <w:pPr>
        <w:spacing w:line="24" w:lineRule="atLeast"/>
        <w:jc w:val="both"/>
        <w:rPr>
          <w:del w:id="205" w:author="nguyễn thạnh" w:date="2017-04-03T11:25:00Z"/>
          <w:rFonts w:ascii="Times New Roman" w:hAnsi="Times New Roman" w:cs="Times New Roman"/>
          <w:color w:val="000000" w:themeColor="text1"/>
          <w:szCs w:val="26"/>
        </w:rPr>
      </w:pPr>
    </w:p>
    <w:p w14:paraId="546E8F84" w14:textId="77777777" w:rsidR="00076276" w:rsidRPr="00D63F97" w:rsidDel="001978AC" w:rsidRDefault="00076276" w:rsidP="007E044B">
      <w:pPr>
        <w:spacing w:line="24" w:lineRule="atLeast"/>
        <w:jc w:val="both"/>
        <w:rPr>
          <w:del w:id="206" w:author="nguyễn thạnh" w:date="2017-04-03T11:26:00Z"/>
          <w:rFonts w:ascii="Times New Roman" w:hAnsi="Times New Roman" w:cs="Times New Roman"/>
          <w:color w:val="000000" w:themeColor="text1"/>
          <w:szCs w:val="26"/>
        </w:rPr>
      </w:pPr>
    </w:p>
    <w:p w14:paraId="3084970B" w14:textId="77777777" w:rsidR="00076276" w:rsidRPr="00D63F97" w:rsidDel="001978AC" w:rsidRDefault="00076276" w:rsidP="007E044B">
      <w:pPr>
        <w:spacing w:line="24" w:lineRule="atLeast"/>
        <w:jc w:val="both"/>
        <w:rPr>
          <w:del w:id="207" w:author="nguyễn thạnh" w:date="2017-04-03T11:26:00Z"/>
          <w:rFonts w:ascii="Times New Roman" w:hAnsi="Times New Roman" w:cs="Times New Roman"/>
          <w:color w:val="000000" w:themeColor="text1"/>
          <w:szCs w:val="26"/>
        </w:rPr>
      </w:pPr>
    </w:p>
    <w:p w14:paraId="69A33D89" w14:textId="77777777" w:rsidR="00076276" w:rsidRPr="00D63F97" w:rsidDel="001978AC" w:rsidRDefault="00076276" w:rsidP="007E044B">
      <w:pPr>
        <w:spacing w:line="24" w:lineRule="atLeast"/>
        <w:jc w:val="both"/>
        <w:rPr>
          <w:del w:id="208" w:author="nguyễn thạnh" w:date="2017-04-03T11:25:00Z"/>
          <w:rFonts w:ascii="Times New Roman" w:hAnsi="Times New Roman" w:cs="Times New Roman"/>
          <w:color w:val="000000" w:themeColor="text1"/>
          <w:szCs w:val="26"/>
        </w:rPr>
      </w:pPr>
    </w:p>
    <w:p w14:paraId="367CA7FB" w14:textId="77777777" w:rsidR="00076276" w:rsidRPr="00D63F97" w:rsidDel="001978AC" w:rsidRDefault="00076276" w:rsidP="007E044B">
      <w:pPr>
        <w:spacing w:line="24" w:lineRule="atLeast"/>
        <w:jc w:val="both"/>
        <w:rPr>
          <w:del w:id="209" w:author="nguyễn thạnh" w:date="2017-04-03T11:25:00Z"/>
          <w:rFonts w:ascii="Times New Roman" w:hAnsi="Times New Roman" w:cs="Times New Roman"/>
          <w:color w:val="000000" w:themeColor="text1"/>
          <w:szCs w:val="26"/>
        </w:rPr>
      </w:pPr>
    </w:p>
    <w:p w14:paraId="674521A5" w14:textId="77777777" w:rsidR="00076276" w:rsidRPr="00D63F97" w:rsidDel="001978AC" w:rsidRDefault="00076276" w:rsidP="007E044B">
      <w:pPr>
        <w:spacing w:line="24" w:lineRule="atLeast"/>
        <w:jc w:val="both"/>
        <w:rPr>
          <w:del w:id="210" w:author="nguyễn thạnh" w:date="2017-04-03T11:25:00Z"/>
          <w:rFonts w:ascii="Times New Roman" w:hAnsi="Times New Roman" w:cs="Times New Roman"/>
          <w:color w:val="000000" w:themeColor="text1"/>
          <w:szCs w:val="26"/>
        </w:rPr>
      </w:pPr>
    </w:p>
    <w:p w14:paraId="6228B27F" w14:textId="77777777" w:rsidR="00272B3F" w:rsidRPr="00D63F97" w:rsidDel="001978AC" w:rsidRDefault="00272B3F" w:rsidP="007E044B">
      <w:pPr>
        <w:spacing w:line="24" w:lineRule="atLeast"/>
        <w:jc w:val="both"/>
        <w:rPr>
          <w:del w:id="211" w:author="nguyễn thạnh" w:date="2017-04-03T11:25:00Z"/>
          <w:rFonts w:ascii="Times New Roman" w:hAnsi="Times New Roman" w:cs="Times New Roman"/>
          <w:color w:val="000000" w:themeColor="text1"/>
          <w:szCs w:val="26"/>
        </w:rPr>
      </w:pPr>
    </w:p>
    <w:p w14:paraId="4E54A022" w14:textId="77777777" w:rsidR="00272B3F" w:rsidRPr="00D63F97" w:rsidDel="001978AC" w:rsidRDefault="00272B3F" w:rsidP="007E044B">
      <w:pPr>
        <w:spacing w:line="24" w:lineRule="atLeast"/>
        <w:jc w:val="both"/>
        <w:rPr>
          <w:del w:id="212" w:author="nguyễn thạnh" w:date="2017-04-03T11:25:00Z"/>
          <w:rFonts w:ascii="Times New Roman" w:hAnsi="Times New Roman" w:cs="Times New Roman"/>
          <w:color w:val="000000" w:themeColor="text1"/>
          <w:szCs w:val="26"/>
        </w:rPr>
      </w:pPr>
    </w:p>
    <w:p w14:paraId="1F9004B5" w14:textId="77777777" w:rsidR="00272B3F" w:rsidRPr="00D63F97" w:rsidDel="001978AC" w:rsidRDefault="00272B3F" w:rsidP="007E044B">
      <w:pPr>
        <w:spacing w:line="24" w:lineRule="atLeast"/>
        <w:jc w:val="both"/>
        <w:rPr>
          <w:del w:id="213" w:author="nguyễn thạnh" w:date="2017-04-03T11:25:00Z"/>
          <w:rFonts w:ascii="Times New Roman" w:hAnsi="Times New Roman" w:cs="Times New Roman"/>
          <w:color w:val="000000" w:themeColor="text1"/>
          <w:szCs w:val="26"/>
        </w:rPr>
      </w:pPr>
    </w:p>
    <w:p w14:paraId="73114AC0" w14:textId="77777777" w:rsidR="00272B3F" w:rsidRPr="00D63F97" w:rsidDel="001978AC" w:rsidRDefault="00272B3F" w:rsidP="007E044B">
      <w:pPr>
        <w:spacing w:line="24" w:lineRule="atLeast"/>
        <w:jc w:val="both"/>
        <w:rPr>
          <w:del w:id="214" w:author="nguyễn thạnh" w:date="2017-04-03T11:25:00Z"/>
          <w:rFonts w:ascii="Times New Roman" w:hAnsi="Times New Roman" w:cs="Times New Roman"/>
          <w:color w:val="000000" w:themeColor="text1"/>
          <w:szCs w:val="26"/>
        </w:rPr>
      </w:pPr>
    </w:p>
    <w:p w14:paraId="796D8E06" w14:textId="77777777" w:rsidR="00272B3F" w:rsidRPr="00D63F97" w:rsidDel="001978AC" w:rsidRDefault="00272B3F" w:rsidP="007E044B">
      <w:pPr>
        <w:spacing w:line="24" w:lineRule="atLeast"/>
        <w:jc w:val="both"/>
        <w:rPr>
          <w:del w:id="215" w:author="nguyễn thạnh" w:date="2017-04-03T11:25:00Z"/>
          <w:rFonts w:ascii="Times New Roman" w:hAnsi="Times New Roman" w:cs="Times New Roman"/>
          <w:color w:val="000000" w:themeColor="text1"/>
          <w:szCs w:val="26"/>
        </w:rPr>
      </w:pPr>
    </w:p>
    <w:p w14:paraId="7AEE7A22" w14:textId="77777777" w:rsidR="00272B3F" w:rsidRPr="00D63F97" w:rsidRDefault="00272B3F" w:rsidP="007E044B">
      <w:pPr>
        <w:spacing w:line="24" w:lineRule="atLeast"/>
        <w:jc w:val="both"/>
        <w:rPr>
          <w:rFonts w:ascii="Times New Roman" w:hAnsi="Times New Roman" w:cs="Times New Roman"/>
          <w:color w:val="000000" w:themeColor="text1"/>
          <w:szCs w:val="26"/>
        </w:rPr>
      </w:pPr>
    </w:p>
    <w:p w14:paraId="29D0513B" w14:textId="77777777" w:rsidR="00E074AB" w:rsidRPr="00D63F97" w:rsidRDefault="00E074AB" w:rsidP="009E74D9">
      <w:pPr>
        <w:pStyle w:val="e1"/>
        <w:spacing w:line="24" w:lineRule="atLeast"/>
        <w:jc w:val="both"/>
        <w:rPr>
          <w:rFonts w:cs="Times New Roman"/>
          <w:color w:val="000000" w:themeColor="text1"/>
          <w:szCs w:val="26"/>
        </w:rPr>
      </w:pPr>
      <w:bookmarkStart w:id="216" w:name="_Toc448216136"/>
      <w:bookmarkStart w:id="217" w:name="_Toc449386691"/>
      <w:bookmarkStart w:id="218" w:name="_Toc449483212"/>
      <w:bookmarkStart w:id="219" w:name="_Toc478913213"/>
      <w:r w:rsidRPr="00D63F97">
        <w:rPr>
          <w:rFonts w:cs="Times New Roman"/>
          <w:color w:val="000000" w:themeColor="text1"/>
          <w:szCs w:val="26"/>
        </w:rPr>
        <w:t>3.2. Phân tích yêu cầu</w:t>
      </w:r>
      <w:bookmarkEnd w:id="216"/>
      <w:bookmarkEnd w:id="217"/>
      <w:bookmarkEnd w:id="218"/>
      <w:bookmarkEnd w:id="219"/>
    </w:p>
    <w:p w14:paraId="37C9070C" w14:textId="77777777" w:rsidR="00E074AB" w:rsidRPr="00D63F97" w:rsidRDefault="00E074AB" w:rsidP="00EF56DD">
      <w:pPr>
        <w:spacing w:line="24" w:lineRule="atLeast"/>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Từ các yêu cầu, qua phân tích ta có bảng sau:</w:t>
      </w:r>
    </w:p>
    <w:p w14:paraId="36201D32" w14:textId="77777777" w:rsidR="005C2E06" w:rsidRPr="00D63F97" w:rsidRDefault="005C2E06" w:rsidP="005C2E06">
      <w:pPr>
        <w:pStyle w:val="Caption"/>
        <w:keepNext/>
        <w:jc w:val="center"/>
        <w:rPr>
          <w:rFonts w:ascii="Times New Roman" w:hAnsi="Times New Roman" w:cs="Times New Roman"/>
          <w:color w:val="000000" w:themeColor="text1"/>
          <w:sz w:val="26"/>
          <w:szCs w:val="26"/>
          <w:lang w:val="en-US"/>
        </w:rPr>
      </w:pPr>
      <w:bookmarkStart w:id="220" w:name="_Toc478912607"/>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w:t>
      </w:r>
      <w:r w:rsidRPr="00D63F97">
        <w:rPr>
          <w:rFonts w:ascii="Times New Roman" w:hAnsi="Times New Roman" w:cs="Times New Roman"/>
          <w:color w:val="000000" w:themeColor="text1"/>
          <w:sz w:val="26"/>
          <w:szCs w:val="26"/>
        </w:rPr>
        <w:t xml:space="preserve"> Bảng phân tích các chức năng chính của website</w:t>
      </w:r>
      <w:bookmarkEnd w:id="220"/>
    </w:p>
    <w:tbl>
      <w:tblPr>
        <w:tblStyle w:val="TableGrid"/>
        <w:tblW w:w="8642" w:type="dxa"/>
        <w:tblLook w:val="04A0" w:firstRow="1" w:lastRow="0" w:firstColumn="1" w:lastColumn="0" w:noHBand="0" w:noVBand="1"/>
      </w:tblPr>
      <w:tblGrid>
        <w:gridCol w:w="682"/>
        <w:gridCol w:w="1631"/>
        <w:gridCol w:w="1793"/>
        <w:gridCol w:w="2410"/>
        <w:gridCol w:w="2126"/>
      </w:tblGrid>
      <w:tr w:rsidR="007E044B" w:rsidRPr="00D63F97" w14:paraId="71CBDCFC" w14:textId="77777777" w:rsidTr="00361C35">
        <w:tc>
          <w:tcPr>
            <w:tcW w:w="682" w:type="dxa"/>
            <w:shd w:val="clear" w:color="auto" w:fill="F2F2F2" w:themeFill="background1" w:themeFillShade="F2"/>
          </w:tcPr>
          <w:p w14:paraId="090CC5B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STT</w:t>
            </w:r>
          </w:p>
        </w:tc>
        <w:tc>
          <w:tcPr>
            <w:tcW w:w="1631" w:type="dxa"/>
            <w:shd w:val="clear" w:color="auto" w:fill="F2F2F2" w:themeFill="background1" w:themeFillShade="F2"/>
          </w:tcPr>
          <w:p w14:paraId="4A0A641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chức năng</w:t>
            </w:r>
          </w:p>
        </w:tc>
        <w:tc>
          <w:tcPr>
            <w:tcW w:w="1793" w:type="dxa"/>
            <w:shd w:val="clear" w:color="auto" w:fill="F2F2F2" w:themeFill="background1" w:themeFillShade="F2"/>
          </w:tcPr>
          <w:p w14:paraId="0BAF637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dùng</w:t>
            </w:r>
          </w:p>
        </w:tc>
        <w:tc>
          <w:tcPr>
            <w:tcW w:w="2410" w:type="dxa"/>
            <w:shd w:val="clear" w:color="auto" w:fill="F2F2F2" w:themeFill="background1" w:themeFillShade="F2"/>
          </w:tcPr>
          <w:p w14:paraId="62875ED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c>
          <w:tcPr>
            <w:tcW w:w="2126" w:type="dxa"/>
            <w:shd w:val="clear" w:color="auto" w:fill="F2F2F2" w:themeFill="background1" w:themeFillShade="F2"/>
          </w:tcPr>
          <w:p w14:paraId="7E4D2D3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Yêu cầu</w:t>
            </w:r>
          </w:p>
        </w:tc>
      </w:tr>
      <w:tr w:rsidR="007E044B" w:rsidRPr="00D63F97" w14:paraId="5BC8554D" w14:textId="77777777" w:rsidTr="00361C35">
        <w:tc>
          <w:tcPr>
            <w:tcW w:w="682" w:type="dxa"/>
          </w:tcPr>
          <w:p w14:paraId="34E9994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1</w:t>
            </w:r>
          </w:p>
        </w:tc>
        <w:tc>
          <w:tcPr>
            <w:tcW w:w="1631" w:type="dxa"/>
          </w:tcPr>
          <w:p w14:paraId="00A9D14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Quản lí lĩnh vực</w:t>
            </w:r>
          </w:p>
        </w:tc>
        <w:tc>
          <w:tcPr>
            <w:tcW w:w="1793" w:type="dxa"/>
          </w:tcPr>
          <w:p w14:paraId="0DCF134D"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5C24176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các lĩnh vực tài liệu.</w:t>
            </w:r>
          </w:p>
        </w:tc>
        <w:tc>
          <w:tcPr>
            <w:tcW w:w="2126" w:type="dxa"/>
          </w:tcPr>
          <w:p w14:paraId="6FA3037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6CCC473F" w14:textId="77777777" w:rsidTr="00361C35">
        <w:tc>
          <w:tcPr>
            <w:tcW w:w="682" w:type="dxa"/>
          </w:tcPr>
          <w:p w14:paraId="2F7D54F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2</w:t>
            </w:r>
          </w:p>
        </w:tc>
        <w:tc>
          <w:tcPr>
            <w:tcW w:w="1631" w:type="dxa"/>
          </w:tcPr>
          <w:p w14:paraId="7632954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tài liệu</w:t>
            </w:r>
          </w:p>
        </w:tc>
        <w:tc>
          <w:tcPr>
            <w:tcW w:w="1793" w:type="dxa"/>
          </w:tcPr>
          <w:p w14:paraId="0D967C9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6135BF8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các thuộc tính củ</w:t>
            </w:r>
            <w:r w:rsidR="00D147C5" w:rsidRPr="00D63F97">
              <w:rPr>
                <w:rFonts w:ascii="Times New Roman" w:hAnsi="Times New Roman" w:cs="Times New Roman"/>
                <w:color w:val="000000" w:themeColor="text1"/>
                <w:szCs w:val="26"/>
              </w:rPr>
              <w:t>a tài liệu</w:t>
            </w:r>
            <w:r w:rsidRPr="00D63F97">
              <w:rPr>
                <w:rFonts w:ascii="Times New Roman" w:hAnsi="Times New Roman" w:cs="Times New Roman"/>
                <w:color w:val="000000" w:themeColor="text1"/>
                <w:szCs w:val="26"/>
              </w:rPr>
              <w:t>.</w:t>
            </w:r>
          </w:p>
        </w:tc>
        <w:tc>
          <w:tcPr>
            <w:tcW w:w="2126" w:type="dxa"/>
          </w:tcPr>
          <w:p w14:paraId="6601C41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7F2B0071" w14:textId="77777777" w:rsidTr="00361C35">
        <w:tc>
          <w:tcPr>
            <w:tcW w:w="682" w:type="dxa"/>
          </w:tcPr>
          <w:p w14:paraId="73D6321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3</w:t>
            </w:r>
          </w:p>
        </w:tc>
        <w:tc>
          <w:tcPr>
            <w:tcW w:w="1631" w:type="dxa"/>
          </w:tcPr>
          <w:p w14:paraId="7B4DC16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lớp</w:t>
            </w:r>
          </w:p>
        </w:tc>
        <w:tc>
          <w:tcPr>
            <w:tcW w:w="1793" w:type="dxa"/>
          </w:tcPr>
          <w:p w14:paraId="7100724A"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Người quản lí website </w:t>
            </w:r>
          </w:p>
        </w:tc>
        <w:tc>
          <w:tcPr>
            <w:tcW w:w="2410" w:type="dxa"/>
          </w:tcPr>
          <w:p w14:paraId="392D68CF"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lớp.</w:t>
            </w:r>
          </w:p>
        </w:tc>
        <w:tc>
          <w:tcPr>
            <w:tcW w:w="2126" w:type="dxa"/>
          </w:tcPr>
          <w:p w14:paraId="1E1AA4A5"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4F5A10ED" w14:textId="77777777" w:rsidTr="00361C35">
        <w:trPr>
          <w:trHeight w:val="64"/>
        </w:trPr>
        <w:tc>
          <w:tcPr>
            <w:tcW w:w="682" w:type="dxa"/>
          </w:tcPr>
          <w:p w14:paraId="2FBCD93A"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4</w:t>
            </w:r>
          </w:p>
        </w:tc>
        <w:tc>
          <w:tcPr>
            <w:tcW w:w="1631" w:type="dxa"/>
          </w:tcPr>
          <w:p w14:paraId="7AE64861"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cơ quan thực tập</w:t>
            </w:r>
          </w:p>
        </w:tc>
        <w:tc>
          <w:tcPr>
            <w:tcW w:w="1793" w:type="dxa"/>
          </w:tcPr>
          <w:p w14:paraId="6F73A7E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42FDFE26"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cơ quan thực tập.</w:t>
            </w:r>
          </w:p>
        </w:tc>
        <w:tc>
          <w:tcPr>
            <w:tcW w:w="2126" w:type="dxa"/>
          </w:tcPr>
          <w:p w14:paraId="250BC38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29974D66" w14:textId="77777777" w:rsidTr="00361C35">
        <w:trPr>
          <w:trHeight w:val="64"/>
        </w:trPr>
        <w:tc>
          <w:tcPr>
            <w:tcW w:w="682" w:type="dxa"/>
          </w:tcPr>
          <w:p w14:paraId="4D4834FB"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5</w:t>
            </w:r>
          </w:p>
        </w:tc>
        <w:tc>
          <w:tcPr>
            <w:tcW w:w="1631" w:type="dxa"/>
          </w:tcPr>
          <w:p w14:paraId="662555B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giáo viên hướng dẫn</w:t>
            </w:r>
          </w:p>
        </w:tc>
        <w:tc>
          <w:tcPr>
            <w:tcW w:w="1793" w:type="dxa"/>
          </w:tcPr>
          <w:p w14:paraId="4155B00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0F4F145A"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giáo viên hướng dẫn.</w:t>
            </w:r>
          </w:p>
        </w:tc>
        <w:tc>
          <w:tcPr>
            <w:tcW w:w="2126" w:type="dxa"/>
          </w:tcPr>
          <w:p w14:paraId="67CC745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1BF50CC1" w14:textId="77777777" w:rsidTr="00361C35">
        <w:trPr>
          <w:trHeight w:val="64"/>
        </w:trPr>
        <w:tc>
          <w:tcPr>
            <w:tcW w:w="682" w:type="dxa"/>
          </w:tcPr>
          <w:p w14:paraId="2C811334"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6</w:t>
            </w:r>
          </w:p>
        </w:tc>
        <w:tc>
          <w:tcPr>
            <w:tcW w:w="1631" w:type="dxa"/>
          </w:tcPr>
          <w:p w14:paraId="6ECA80DD"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xét duyệt yêu cầu mượn tài liệu</w:t>
            </w:r>
          </w:p>
        </w:tc>
        <w:tc>
          <w:tcPr>
            <w:tcW w:w="1793" w:type="dxa"/>
          </w:tcPr>
          <w:p w14:paraId="69BE895B"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Hệ thống, người quản lí website</w:t>
            </w:r>
          </w:p>
        </w:tc>
        <w:tc>
          <w:tcPr>
            <w:tcW w:w="2410" w:type="dxa"/>
          </w:tcPr>
          <w:p w14:paraId="4DA857A0" w14:textId="77777777" w:rsidR="00E074AB" w:rsidRPr="00D63F97" w:rsidRDefault="00D147C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 xml:space="preserve">Duyệt, hủy, nhận trả tài liệu. </w:t>
            </w:r>
          </w:p>
        </w:tc>
        <w:tc>
          <w:tcPr>
            <w:tcW w:w="2126" w:type="dxa"/>
          </w:tcPr>
          <w:p w14:paraId="4E3680B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18A89772" w14:textId="77777777" w:rsidTr="00361C35">
        <w:trPr>
          <w:trHeight w:val="64"/>
        </w:trPr>
        <w:tc>
          <w:tcPr>
            <w:tcW w:w="682" w:type="dxa"/>
          </w:tcPr>
          <w:p w14:paraId="22F70FE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7</w:t>
            </w:r>
          </w:p>
        </w:tc>
        <w:tc>
          <w:tcPr>
            <w:tcW w:w="1631" w:type="dxa"/>
          </w:tcPr>
          <w:p w14:paraId="7B299E7A"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Quản lí người dùng</w:t>
            </w:r>
          </w:p>
        </w:tc>
        <w:tc>
          <w:tcPr>
            <w:tcW w:w="1793" w:type="dxa"/>
          </w:tcPr>
          <w:p w14:paraId="06B1A9CE"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68CC047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sửa thông tin người dùng, cấp quyền người dùng.</w:t>
            </w:r>
          </w:p>
        </w:tc>
        <w:tc>
          <w:tcPr>
            <w:tcW w:w="2126" w:type="dxa"/>
          </w:tcPr>
          <w:p w14:paraId="75D572F8"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22110D23" w14:textId="77777777" w:rsidTr="00361C35">
        <w:trPr>
          <w:trHeight w:val="64"/>
        </w:trPr>
        <w:tc>
          <w:tcPr>
            <w:tcW w:w="682" w:type="dxa"/>
          </w:tcPr>
          <w:p w14:paraId="16C6B3E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8</w:t>
            </w:r>
          </w:p>
        </w:tc>
        <w:tc>
          <w:tcPr>
            <w:tcW w:w="1631" w:type="dxa"/>
          </w:tcPr>
          <w:p w14:paraId="5FF157D3"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Quản lý thông báo</w:t>
            </w:r>
          </w:p>
        </w:tc>
        <w:tc>
          <w:tcPr>
            <w:tcW w:w="1793" w:type="dxa"/>
          </w:tcPr>
          <w:p w14:paraId="48C3137E" w14:textId="77777777" w:rsidR="00BE3EF1" w:rsidRPr="00D63F97" w:rsidRDefault="00BE3E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7ECF9A71" w14:textId="77777777" w:rsidR="00BE3EF1" w:rsidRPr="00D63F97" w:rsidRDefault="00BE3E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sửa thông</w:t>
            </w:r>
            <w:r w:rsidRPr="00D63F97">
              <w:rPr>
                <w:rFonts w:ascii="Times New Roman" w:hAnsi="Times New Roman" w:cs="Times New Roman"/>
                <w:color w:val="000000" w:themeColor="text1"/>
                <w:szCs w:val="26"/>
                <w:lang w:val="en-US"/>
              </w:rPr>
              <w:t xml:space="preserve"> báo</w:t>
            </w:r>
            <w:r w:rsidRPr="00D63F97">
              <w:rPr>
                <w:rFonts w:ascii="Times New Roman" w:hAnsi="Times New Roman" w:cs="Times New Roman"/>
                <w:color w:val="000000" w:themeColor="text1"/>
                <w:szCs w:val="26"/>
              </w:rPr>
              <w:t>.</w:t>
            </w:r>
          </w:p>
        </w:tc>
        <w:tc>
          <w:tcPr>
            <w:tcW w:w="2126" w:type="dxa"/>
          </w:tcPr>
          <w:p w14:paraId="7D64E0CD" w14:textId="77777777" w:rsidR="00BE3EF1" w:rsidRPr="00D63F97" w:rsidRDefault="00BE3E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0DC7A8B2" w14:textId="77777777" w:rsidTr="00361C35">
        <w:trPr>
          <w:trHeight w:val="64"/>
        </w:trPr>
        <w:tc>
          <w:tcPr>
            <w:tcW w:w="682" w:type="dxa"/>
          </w:tcPr>
          <w:p w14:paraId="0331CA84"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8</w:t>
            </w:r>
          </w:p>
        </w:tc>
        <w:tc>
          <w:tcPr>
            <w:tcW w:w="1631" w:type="dxa"/>
          </w:tcPr>
          <w:p w14:paraId="2832D26B"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Hiển thị thông tin</w:t>
            </w:r>
          </w:p>
        </w:tc>
        <w:tc>
          <w:tcPr>
            <w:tcW w:w="1793" w:type="dxa"/>
          </w:tcPr>
          <w:p w14:paraId="40BF09A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Mọi người</w:t>
            </w:r>
          </w:p>
        </w:tc>
        <w:tc>
          <w:tcPr>
            <w:tcW w:w="2410" w:type="dxa"/>
          </w:tcPr>
          <w:p w14:paraId="7BE1E75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Hiển th</w:t>
            </w:r>
            <w:r w:rsidR="00D147C5" w:rsidRPr="00D63F97">
              <w:rPr>
                <w:rFonts w:ascii="Times New Roman" w:hAnsi="Times New Roman" w:cs="Times New Roman"/>
                <w:color w:val="000000" w:themeColor="text1"/>
                <w:szCs w:val="26"/>
              </w:rPr>
              <w:t>ị danh sách tài liệu</w:t>
            </w:r>
          </w:p>
        </w:tc>
        <w:tc>
          <w:tcPr>
            <w:tcW w:w="2126" w:type="dxa"/>
          </w:tcPr>
          <w:p w14:paraId="2473E93E"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Tùy loại thông tin.</w:t>
            </w:r>
          </w:p>
        </w:tc>
      </w:tr>
      <w:tr w:rsidR="007E044B" w:rsidRPr="00D63F97" w14:paraId="71EAFEFB" w14:textId="77777777" w:rsidTr="00361C35">
        <w:trPr>
          <w:trHeight w:val="64"/>
        </w:trPr>
        <w:tc>
          <w:tcPr>
            <w:tcW w:w="682" w:type="dxa"/>
          </w:tcPr>
          <w:p w14:paraId="3F9F7ED8" w14:textId="77777777" w:rsidR="00E074AB"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9</w:t>
            </w:r>
          </w:p>
        </w:tc>
        <w:tc>
          <w:tcPr>
            <w:tcW w:w="1631" w:type="dxa"/>
          </w:tcPr>
          <w:p w14:paraId="64D1F79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w:t>
            </w:r>
          </w:p>
        </w:tc>
        <w:tc>
          <w:tcPr>
            <w:tcW w:w="1793" w:type="dxa"/>
          </w:tcPr>
          <w:p w14:paraId="66133A0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Thành viên</w:t>
            </w:r>
          </w:p>
        </w:tc>
        <w:tc>
          <w:tcPr>
            <w:tcW w:w="2410" w:type="dxa"/>
          </w:tcPr>
          <w:p w14:paraId="0AA551B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vào hệ thống để sử dụng các chức năng dành riêng cho thành viên.</w:t>
            </w:r>
          </w:p>
        </w:tc>
        <w:tc>
          <w:tcPr>
            <w:tcW w:w="2126" w:type="dxa"/>
          </w:tcPr>
          <w:p w14:paraId="033DB8E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Cung cấp tên tài khoản, mật khẩu.</w:t>
            </w:r>
          </w:p>
        </w:tc>
      </w:tr>
      <w:tr w:rsidR="007E044B" w:rsidRPr="00D63F97" w14:paraId="11143D1F" w14:textId="77777777" w:rsidTr="00361C35">
        <w:trPr>
          <w:trHeight w:val="64"/>
        </w:trPr>
        <w:tc>
          <w:tcPr>
            <w:tcW w:w="682" w:type="dxa"/>
          </w:tcPr>
          <w:p w14:paraId="5F44E290" w14:textId="77777777" w:rsidR="00E074AB" w:rsidRPr="00D63F97" w:rsidRDefault="00361C3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lang w:val="en-US"/>
              </w:rPr>
              <w:t>10</w:t>
            </w:r>
            <w:r w:rsidR="00E074AB" w:rsidRPr="00D63F97">
              <w:rPr>
                <w:rFonts w:ascii="Times New Roman" w:hAnsi="Times New Roman" w:cs="Times New Roman"/>
                <w:color w:val="000000" w:themeColor="text1"/>
                <w:szCs w:val="26"/>
              </w:rPr>
              <w:t xml:space="preserve"> </w:t>
            </w:r>
          </w:p>
        </w:tc>
        <w:tc>
          <w:tcPr>
            <w:tcW w:w="1631" w:type="dxa"/>
          </w:tcPr>
          <w:p w14:paraId="70B4972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w:t>
            </w:r>
            <w:r w:rsidR="00D147C5" w:rsidRPr="00D63F97">
              <w:rPr>
                <w:rFonts w:ascii="Times New Roman" w:hAnsi="Times New Roman" w:cs="Times New Roman"/>
                <w:color w:val="000000" w:themeColor="text1"/>
                <w:szCs w:val="26"/>
              </w:rPr>
              <w:t>m tra yêu cầu mượn tài liệu</w:t>
            </w:r>
          </w:p>
        </w:tc>
        <w:tc>
          <w:tcPr>
            <w:tcW w:w="1793" w:type="dxa"/>
          </w:tcPr>
          <w:p w14:paraId="5B16F7F9"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Thành viên</w:t>
            </w:r>
          </w:p>
        </w:tc>
        <w:tc>
          <w:tcPr>
            <w:tcW w:w="2410" w:type="dxa"/>
          </w:tcPr>
          <w:p w14:paraId="1B33F8C8"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w:t>
            </w:r>
            <w:r w:rsidR="00361C35" w:rsidRPr="00D63F97">
              <w:rPr>
                <w:rFonts w:ascii="Times New Roman" w:hAnsi="Times New Roman" w:cs="Times New Roman"/>
                <w:color w:val="000000" w:themeColor="text1"/>
                <w:szCs w:val="26"/>
              </w:rPr>
              <w:t>m tra thông tin yêu cầu mượn tài liệu (ngày dự kiến nhận</w:t>
            </w:r>
            <w:r w:rsidRPr="00D63F97">
              <w:rPr>
                <w:rFonts w:ascii="Times New Roman" w:hAnsi="Times New Roman" w:cs="Times New Roman"/>
                <w:color w:val="000000" w:themeColor="text1"/>
                <w:szCs w:val="26"/>
              </w:rPr>
              <w:t>,</w:t>
            </w:r>
            <w:r w:rsidR="00361C35" w:rsidRPr="00D63F97">
              <w:rPr>
                <w:rFonts w:ascii="Times New Roman" w:hAnsi="Times New Roman" w:cs="Times New Roman"/>
                <w:color w:val="000000" w:themeColor="text1"/>
                <w:szCs w:val="26"/>
                <w:lang w:val="en-US"/>
              </w:rPr>
              <w:t xml:space="preserve"> trạng thái yêu cầu.</w:t>
            </w:r>
            <w:r w:rsidRPr="00D63F97">
              <w:rPr>
                <w:rFonts w:ascii="Times New Roman" w:hAnsi="Times New Roman" w:cs="Times New Roman"/>
                <w:color w:val="000000" w:themeColor="text1"/>
                <w:szCs w:val="26"/>
              </w:rPr>
              <w:t>)</w:t>
            </w:r>
          </w:p>
        </w:tc>
        <w:tc>
          <w:tcPr>
            <w:tcW w:w="2126" w:type="dxa"/>
          </w:tcPr>
          <w:p w14:paraId="33DBC4A8"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Cung cấp tên tài khoản, mật khẩu.</w:t>
            </w:r>
          </w:p>
        </w:tc>
      </w:tr>
      <w:tr w:rsidR="007E044B" w:rsidRPr="00D63F97" w14:paraId="7CEB7CA7" w14:textId="77777777" w:rsidTr="00361C35">
        <w:trPr>
          <w:trHeight w:val="64"/>
        </w:trPr>
        <w:tc>
          <w:tcPr>
            <w:tcW w:w="682" w:type="dxa"/>
          </w:tcPr>
          <w:p w14:paraId="50798ACE"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1</w:t>
            </w:r>
            <w:r w:rsidR="00361C35" w:rsidRPr="00D63F97">
              <w:rPr>
                <w:rFonts w:ascii="Times New Roman" w:hAnsi="Times New Roman" w:cs="Times New Roman"/>
                <w:color w:val="000000" w:themeColor="text1"/>
                <w:szCs w:val="26"/>
                <w:lang w:val="en-US"/>
              </w:rPr>
              <w:t>1</w:t>
            </w:r>
          </w:p>
        </w:tc>
        <w:tc>
          <w:tcPr>
            <w:tcW w:w="1631" w:type="dxa"/>
          </w:tcPr>
          <w:p w14:paraId="61CED1A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Đặ</w:t>
            </w:r>
            <w:r w:rsidR="00361C35" w:rsidRPr="00D63F97">
              <w:rPr>
                <w:rFonts w:ascii="Times New Roman" w:hAnsi="Times New Roman" w:cs="Times New Roman"/>
                <w:color w:val="000000" w:themeColor="text1"/>
                <w:szCs w:val="26"/>
              </w:rPr>
              <w:t>t mượn tài liệu</w:t>
            </w:r>
          </w:p>
        </w:tc>
        <w:tc>
          <w:tcPr>
            <w:tcW w:w="1793" w:type="dxa"/>
          </w:tcPr>
          <w:p w14:paraId="564F000A" w14:textId="77777777" w:rsidR="00E074AB"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Thành viên</w:t>
            </w:r>
          </w:p>
        </w:tc>
        <w:tc>
          <w:tcPr>
            <w:tcW w:w="2410" w:type="dxa"/>
          </w:tcPr>
          <w:p w14:paraId="2FC154D4"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Đặt </w:t>
            </w:r>
            <w:r w:rsidR="00361C35" w:rsidRPr="00D63F97">
              <w:rPr>
                <w:rFonts w:ascii="Times New Roman" w:hAnsi="Times New Roman" w:cs="Times New Roman"/>
                <w:color w:val="000000" w:themeColor="text1"/>
                <w:szCs w:val="26"/>
                <w:lang w:val="en-US"/>
              </w:rPr>
              <w:t>mượn tài liệu, dự kiến thời gian nhận</w:t>
            </w:r>
          </w:p>
        </w:tc>
        <w:tc>
          <w:tcPr>
            <w:tcW w:w="2126" w:type="dxa"/>
          </w:tcPr>
          <w:p w14:paraId="26E010A6"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Cung cấp thông tin </w:t>
            </w:r>
            <w:r w:rsidR="00361C35" w:rsidRPr="00D63F97">
              <w:rPr>
                <w:rFonts w:ascii="Times New Roman" w:hAnsi="Times New Roman" w:cs="Times New Roman"/>
                <w:color w:val="000000" w:themeColor="text1"/>
                <w:szCs w:val="26"/>
                <w:lang w:val="en-US"/>
              </w:rPr>
              <w:t>tài liệu, thời gian nhận</w:t>
            </w:r>
          </w:p>
        </w:tc>
      </w:tr>
      <w:tr w:rsidR="005C2E06" w:rsidRPr="00D63F97" w14:paraId="06417900" w14:textId="77777777" w:rsidTr="00361C35">
        <w:trPr>
          <w:trHeight w:val="64"/>
        </w:trPr>
        <w:tc>
          <w:tcPr>
            <w:tcW w:w="682" w:type="dxa"/>
          </w:tcPr>
          <w:p w14:paraId="711A1664"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1</w:t>
            </w:r>
            <w:r w:rsidR="00361C35" w:rsidRPr="00D63F97">
              <w:rPr>
                <w:rFonts w:ascii="Times New Roman" w:hAnsi="Times New Roman" w:cs="Times New Roman"/>
                <w:color w:val="000000" w:themeColor="text1"/>
                <w:szCs w:val="26"/>
                <w:lang w:val="en-US"/>
              </w:rPr>
              <w:t>2</w:t>
            </w:r>
          </w:p>
        </w:tc>
        <w:tc>
          <w:tcPr>
            <w:tcW w:w="1631" w:type="dxa"/>
          </w:tcPr>
          <w:p w14:paraId="10D9E0C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Chỉnh sửa thông tin</w:t>
            </w:r>
          </w:p>
        </w:tc>
        <w:tc>
          <w:tcPr>
            <w:tcW w:w="1793" w:type="dxa"/>
          </w:tcPr>
          <w:p w14:paraId="119031A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Thành viên</w:t>
            </w:r>
          </w:p>
        </w:tc>
        <w:tc>
          <w:tcPr>
            <w:tcW w:w="2410" w:type="dxa"/>
          </w:tcPr>
          <w:p w14:paraId="63CD3F2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Chỉnh sửa thông tin cá nhân</w:t>
            </w:r>
          </w:p>
        </w:tc>
        <w:tc>
          <w:tcPr>
            <w:tcW w:w="2126" w:type="dxa"/>
          </w:tcPr>
          <w:p w14:paraId="53FC046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cung cấp thông tin cần sửa đổi</w:t>
            </w:r>
          </w:p>
        </w:tc>
      </w:tr>
    </w:tbl>
    <w:p w14:paraId="18CBB478" w14:textId="77777777" w:rsidR="00E074AB" w:rsidRPr="00D63F97" w:rsidRDefault="00E074AB" w:rsidP="009E74D9">
      <w:pPr>
        <w:pStyle w:val="e1"/>
        <w:spacing w:line="24" w:lineRule="atLeast"/>
        <w:rPr>
          <w:rFonts w:cs="Times New Roman"/>
          <w:color w:val="000000" w:themeColor="text1"/>
          <w:szCs w:val="26"/>
        </w:rPr>
      </w:pPr>
      <w:bookmarkStart w:id="221" w:name="_Toc448216137"/>
      <w:bookmarkStart w:id="222" w:name="_Toc449386692"/>
      <w:bookmarkStart w:id="223" w:name="_Toc449483213"/>
      <w:bookmarkStart w:id="224" w:name="_Toc478913214"/>
      <w:r w:rsidRPr="00D63F97">
        <w:rPr>
          <w:rFonts w:cs="Times New Roman"/>
          <w:color w:val="000000" w:themeColor="text1"/>
          <w:szCs w:val="26"/>
        </w:rPr>
        <w:t>3.3. Mô hình hóa hệ thống</w:t>
      </w:r>
      <w:bookmarkEnd w:id="221"/>
      <w:bookmarkEnd w:id="222"/>
      <w:bookmarkEnd w:id="223"/>
      <w:bookmarkEnd w:id="224"/>
    </w:p>
    <w:p w14:paraId="59D70D4C" w14:textId="77777777" w:rsidR="00361C35" w:rsidRPr="00D63F97" w:rsidRDefault="00361C35" w:rsidP="009E74D9">
      <w:pPr>
        <w:pStyle w:val="e2"/>
        <w:spacing w:line="24" w:lineRule="atLeast"/>
        <w:rPr>
          <w:rFonts w:ascii="Times New Roman" w:hAnsi="Times New Roman" w:cs="Times New Roman"/>
          <w:color w:val="000000" w:themeColor="text1"/>
          <w:szCs w:val="26"/>
          <w:lang w:val="en-US"/>
        </w:rPr>
      </w:pPr>
      <w:bookmarkStart w:id="225" w:name="_Toc448216138"/>
      <w:bookmarkStart w:id="226" w:name="_Toc449386693"/>
      <w:bookmarkStart w:id="227" w:name="_Toc449483214"/>
      <w:bookmarkStart w:id="228" w:name="_Toc478913215"/>
      <w:r w:rsidRPr="00D63F97">
        <w:rPr>
          <w:rFonts w:ascii="Times New Roman" w:hAnsi="Times New Roman" w:cs="Times New Roman"/>
          <w:color w:val="000000" w:themeColor="text1"/>
          <w:szCs w:val="26"/>
        </w:rPr>
        <w:lastRenderedPageBreak/>
        <w:t xml:space="preserve">3.3.1. </w:t>
      </w:r>
      <w:r w:rsidRPr="00D63F97">
        <w:rPr>
          <w:rFonts w:ascii="Times New Roman" w:hAnsi="Times New Roman" w:cs="Times New Roman"/>
          <w:color w:val="000000" w:themeColor="text1"/>
          <w:szCs w:val="26"/>
          <w:lang w:val="en-US"/>
        </w:rPr>
        <w:t>Các use-case</w:t>
      </w:r>
      <w:bookmarkEnd w:id="225"/>
      <w:bookmarkEnd w:id="226"/>
      <w:bookmarkEnd w:id="227"/>
      <w:bookmarkEnd w:id="228"/>
      <w:r w:rsidRPr="00D63F97">
        <w:rPr>
          <w:rFonts w:ascii="Times New Roman" w:hAnsi="Times New Roman" w:cs="Times New Roman"/>
          <w:color w:val="000000" w:themeColor="text1"/>
          <w:szCs w:val="26"/>
          <w:lang w:val="en-US"/>
        </w:rPr>
        <w:t xml:space="preserve"> </w:t>
      </w:r>
      <w:bookmarkStart w:id="229" w:name="_Toc448216139"/>
      <w:bookmarkStart w:id="230" w:name="_Toc449386694"/>
      <w:bookmarkStart w:id="231" w:name="_Toc449483215"/>
    </w:p>
    <w:p w14:paraId="2A26152C" w14:textId="77777777" w:rsidR="00016E4E" w:rsidRPr="00D63F97" w:rsidRDefault="00EF56DD" w:rsidP="00EF56DD">
      <w:pPr>
        <w:pStyle w:val="e3"/>
        <w:spacing w:line="24" w:lineRule="atLeast"/>
        <w:rPr>
          <w:color w:val="000000" w:themeColor="text1"/>
          <w:szCs w:val="26"/>
        </w:rPr>
      </w:pPr>
      <w:r w:rsidRPr="00D63F97">
        <w:rPr>
          <w:noProof/>
          <w:szCs w:val="26"/>
          <w:lang w:eastAsia="ja-JP"/>
        </w:rPr>
        <mc:AlternateContent>
          <mc:Choice Requires="wps">
            <w:drawing>
              <wp:anchor distT="0" distB="0" distL="114300" distR="114300" simplePos="0" relativeHeight="251660288" behindDoc="0" locked="0" layoutInCell="1" allowOverlap="1" wp14:anchorId="3FE01F00" wp14:editId="14121367">
                <wp:simplePos x="0" y="0"/>
                <wp:positionH relativeFrom="column">
                  <wp:posOffset>807085</wp:posOffset>
                </wp:positionH>
                <wp:positionV relativeFrom="paragraph">
                  <wp:posOffset>6445885</wp:posOffset>
                </wp:positionV>
                <wp:extent cx="48101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6E5E7441" w14:textId="77777777" w:rsidR="006C28E3" w:rsidRPr="00EF56DD" w:rsidRDefault="006C28E3" w:rsidP="00EF56DD">
                            <w:pPr>
                              <w:pStyle w:val="Caption"/>
                              <w:jc w:val="center"/>
                              <w:rPr>
                                <w:rFonts w:ascii="Times New Roman" w:hAnsi="Times New Roman" w:cs="Times New Roman"/>
                                <w:i/>
                                <w:noProof/>
                                <w:color w:val="000000" w:themeColor="text1"/>
                                <w:sz w:val="26"/>
                                <w:szCs w:val="26"/>
                                <w:lang w:val="en-US"/>
                              </w:rPr>
                            </w:pPr>
                            <w:bookmarkStart w:id="232" w:name="_Toc478912543"/>
                            <w:r w:rsidRPr="00EF56DD">
                              <w:rPr>
                                <w:rFonts w:ascii="Times New Roman" w:hAnsi="Times New Roman" w:cs="Times New Roman"/>
                                <w:color w:val="000000" w:themeColor="text1"/>
                                <w:sz w:val="26"/>
                                <w:szCs w:val="26"/>
                              </w:rPr>
                              <w:t xml:space="preserve">Hình </w:t>
                            </w:r>
                            <w:r w:rsidRPr="00EF56DD">
                              <w:rPr>
                                <w:rFonts w:ascii="Times New Roman" w:hAnsi="Times New Roman" w:cs="Times New Roman"/>
                                <w:color w:val="000000" w:themeColor="text1"/>
                                <w:sz w:val="26"/>
                                <w:szCs w:val="26"/>
                              </w:rPr>
                              <w:fldChar w:fldCharType="begin"/>
                            </w:r>
                            <w:r w:rsidRPr="00EF56DD">
                              <w:rPr>
                                <w:rFonts w:ascii="Times New Roman" w:hAnsi="Times New Roman" w:cs="Times New Roman"/>
                                <w:color w:val="000000" w:themeColor="text1"/>
                                <w:sz w:val="26"/>
                                <w:szCs w:val="26"/>
                              </w:rPr>
                              <w:instrText xml:space="preserve"> SEQ Hình \* ARABIC </w:instrText>
                            </w:r>
                            <w:r w:rsidRPr="00EF56D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EF56DD">
                              <w:rPr>
                                <w:rFonts w:ascii="Times New Roman" w:hAnsi="Times New Roman" w:cs="Times New Roman"/>
                                <w:color w:val="000000" w:themeColor="text1"/>
                                <w:sz w:val="26"/>
                                <w:szCs w:val="26"/>
                              </w:rPr>
                              <w:fldChar w:fldCharType="end"/>
                            </w:r>
                            <w:r w:rsidRPr="00EF56DD">
                              <w:rPr>
                                <w:rFonts w:ascii="Times New Roman" w:hAnsi="Times New Roman" w:cs="Times New Roman"/>
                                <w:color w:val="000000" w:themeColor="text1"/>
                                <w:sz w:val="26"/>
                                <w:szCs w:val="26"/>
                                <w:lang w:val="en-US"/>
                              </w:rPr>
                              <w:t xml:space="preserve">: </w:t>
                            </w:r>
                            <w:r w:rsidRPr="00EF56DD">
                              <w:rPr>
                                <w:rFonts w:ascii="Times New Roman" w:hAnsi="Times New Roman" w:cs="Times New Roman"/>
                                <w:color w:val="000000" w:themeColor="text1"/>
                                <w:sz w:val="26"/>
                                <w:szCs w:val="26"/>
                              </w:rPr>
                              <w:t>Sơ đồ use-case tổng quát</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E01F00" id="_x0000_t202" coordsize="21600,21600" o:spt="202" path="m,l,21600r21600,l21600,xe">
                <v:stroke joinstyle="miter"/>
                <v:path gradientshapeok="t" o:connecttype="rect"/>
              </v:shapetype>
              <v:shape id="Text Box 8" o:spid="_x0000_s1026" type="#_x0000_t202" style="position:absolute;margin-left:63.55pt;margin-top:507.55pt;width:37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" stroked="f">
                <v:textbox style="mso-fit-shape-to-text:t" inset="0,0,0,0">
                  <w:txbxContent>
                    <w:p w14:paraId="6E5E7441" w14:textId="77777777" w:rsidR="006C28E3" w:rsidRPr="00EF56DD" w:rsidRDefault="006C28E3" w:rsidP="00EF56DD">
                      <w:pPr>
                        <w:pStyle w:val="Caption"/>
                        <w:jc w:val="center"/>
                        <w:rPr>
                          <w:rFonts w:ascii="Times New Roman" w:hAnsi="Times New Roman" w:cs="Times New Roman"/>
                          <w:i/>
                          <w:noProof/>
                          <w:color w:val="000000" w:themeColor="text1"/>
                          <w:sz w:val="26"/>
                          <w:szCs w:val="26"/>
                          <w:lang w:val="en-US"/>
                        </w:rPr>
                      </w:pPr>
                      <w:bookmarkStart w:id="233" w:name="_Toc478912543"/>
                      <w:r w:rsidRPr="00EF56DD">
                        <w:rPr>
                          <w:rFonts w:ascii="Times New Roman" w:hAnsi="Times New Roman" w:cs="Times New Roman"/>
                          <w:color w:val="000000" w:themeColor="text1"/>
                          <w:sz w:val="26"/>
                          <w:szCs w:val="26"/>
                        </w:rPr>
                        <w:t xml:space="preserve">Hình </w:t>
                      </w:r>
                      <w:r w:rsidRPr="00EF56DD">
                        <w:rPr>
                          <w:rFonts w:ascii="Times New Roman" w:hAnsi="Times New Roman" w:cs="Times New Roman"/>
                          <w:color w:val="000000" w:themeColor="text1"/>
                          <w:sz w:val="26"/>
                          <w:szCs w:val="26"/>
                        </w:rPr>
                        <w:fldChar w:fldCharType="begin"/>
                      </w:r>
                      <w:r w:rsidRPr="00EF56DD">
                        <w:rPr>
                          <w:rFonts w:ascii="Times New Roman" w:hAnsi="Times New Roman" w:cs="Times New Roman"/>
                          <w:color w:val="000000" w:themeColor="text1"/>
                          <w:sz w:val="26"/>
                          <w:szCs w:val="26"/>
                        </w:rPr>
                        <w:instrText xml:space="preserve"> SEQ Hình \* ARABIC </w:instrText>
                      </w:r>
                      <w:r w:rsidRPr="00EF56D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EF56DD">
                        <w:rPr>
                          <w:rFonts w:ascii="Times New Roman" w:hAnsi="Times New Roman" w:cs="Times New Roman"/>
                          <w:color w:val="000000" w:themeColor="text1"/>
                          <w:sz w:val="26"/>
                          <w:szCs w:val="26"/>
                        </w:rPr>
                        <w:fldChar w:fldCharType="end"/>
                      </w:r>
                      <w:r w:rsidRPr="00EF56DD">
                        <w:rPr>
                          <w:rFonts w:ascii="Times New Roman" w:hAnsi="Times New Roman" w:cs="Times New Roman"/>
                          <w:color w:val="000000" w:themeColor="text1"/>
                          <w:sz w:val="26"/>
                          <w:szCs w:val="26"/>
                          <w:lang w:val="en-US"/>
                        </w:rPr>
                        <w:t xml:space="preserve">: </w:t>
                      </w:r>
                      <w:r w:rsidRPr="00EF56DD">
                        <w:rPr>
                          <w:rFonts w:ascii="Times New Roman" w:hAnsi="Times New Roman" w:cs="Times New Roman"/>
                          <w:color w:val="000000" w:themeColor="text1"/>
                          <w:sz w:val="26"/>
                          <w:szCs w:val="26"/>
                        </w:rPr>
                        <w:t>Sơ đồ use-case tổng quát</w:t>
                      </w:r>
                      <w:bookmarkEnd w:id="233"/>
                    </w:p>
                  </w:txbxContent>
                </v:textbox>
              </v:shape>
            </w:pict>
          </mc:Fallback>
        </mc:AlternateContent>
      </w:r>
      <w:r w:rsidR="00016E4E" w:rsidRPr="00D63F97">
        <w:rPr>
          <w:noProof/>
          <w:color w:val="000000" w:themeColor="text1"/>
          <w:szCs w:val="26"/>
          <w:lang w:eastAsia="ja-JP"/>
        </w:rPr>
        <w:drawing>
          <wp:anchor distT="0" distB="0" distL="114300" distR="114300" simplePos="0" relativeHeight="251658240" behindDoc="0" locked="0" layoutInCell="1" allowOverlap="1" wp14:anchorId="147F0613" wp14:editId="6818CE75">
            <wp:simplePos x="0" y="0"/>
            <wp:positionH relativeFrom="column">
              <wp:posOffset>240665</wp:posOffset>
            </wp:positionH>
            <wp:positionV relativeFrom="paragraph">
              <wp:posOffset>1012190</wp:posOffset>
            </wp:positionV>
            <wp:extent cx="5943600" cy="481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5943600" cy="4810125"/>
                    </a:xfrm>
                    <a:prstGeom prst="rect">
                      <a:avLst/>
                    </a:prstGeom>
                  </pic:spPr>
                </pic:pic>
              </a:graphicData>
            </a:graphic>
            <wp14:sizeRelV relativeFrom="margin">
              <wp14:pctHeight>0</wp14:pctHeight>
            </wp14:sizeRelV>
          </wp:anchor>
        </w:drawing>
      </w:r>
      <w:r w:rsidR="00361C35" w:rsidRPr="00D63F97">
        <w:rPr>
          <w:color w:val="000000" w:themeColor="text1"/>
          <w:szCs w:val="26"/>
        </w:rPr>
        <w:t>3.3.1.1. Sơ đồ tổng quát các use-case</w:t>
      </w:r>
      <w:bookmarkEnd w:id="229"/>
      <w:bookmarkEnd w:id="230"/>
      <w:bookmarkEnd w:id="231"/>
      <w:r w:rsidR="00361C35" w:rsidRPr="00D63F97">
        <w:rPr>
          <w:color w:val="000000" w:themeColor="text1"/>
          <w:szCs w:val="26"/>
        </w:rPr>
        <w:t xml:space="preserve"> </w:t>
      </w:r>
    </w:p>
    <w:p w14:paraId="1206F66E" w14:textId="77777777" w:rsidR="00016E4E" w:rsidRPr="00D63F97" w:rsidRDefault="00016E4E" w:rsidP="007E044B">
      <w:pPr>
        <w:spacing w:line="24" w:lineRule="atLeast"/>
        <w:jc w:val="center"/>
        <w:rPr>
          <w:rFonts w:ascii="Times New Roman" w:hAnsi="Times New Roman" w:cs="Times New Roman"/>
          <w:color w:val="000000" w:themeColor="text1"/>
          <w:szCs w:val="26"/>
        </w:rPr>
      </w:pPr>
    </w:p>
    <w:p w14:paraId="30288B57" w14:textId="77777777" w:rsidR="00016E4E" w:rsidRPr="00D63F97" w:rsidRDefault="00016E4E" w:rsidP="007E044B">
      <w:pPr>
        <w:pStyle w:val="e3"/>
        <w:spacing w:line="24" w:lineRule="atLeast"/>
        <w:rPr>
          <w:color w:val="000000" w:themeColor="text1"/>
          <w:szCs w:val="26"/>
        </w:rPr>
      </w:pPr>
      <w:bookmarkStart w:id="234" w:name="_Toc449483216"/>
      <w:r w:rsidRPr="00D63F97">
        <w:rPr>
          <w:color w:val="000000" w:themeColor="text1"/>
          <w:szCs w:val="26"/>
        </w:rPr>
        <w:t>3.3.1.2. Phân rã các use-case chính.</w:t>
      </w:r>
      <w:bookmarkEnd w:id="234"/>
    </w:p>
    <w:p w14:paraId="1E7656FC" w14:textId="77777777" w:rsidR="00016E4E" w:rsidRPr="00D63F97" w:rsidRDefault="00016E4E" w:rsidP="007E044B">
      <w:pPr>
        <w:spacing w:line="24" w:lineRule="atLeast"/>
        <w:rPr>
          <w:rFonts w:ascii="Times New Roman" w:hAnsi="Times New Roman" w:cs="Times New Roman"/>
          <w:noProof/>
          <w:color w:val="000000" w:themeColor="text1"/>
          <w:szCs w:val="26"/>
          <w:lang w:val="en-US" w:eastAsia="ja-JP"/>
        </w:rPr>
      </w:pPr>
      <w:r w:rsidRPr="00D63F97">
        <w:rPr>
          <w:rFonts w:ascii="Times New Roman" w:hAnsi="Times New Roman" w:cs="Times New Roman"/>
          <w:color w:val="000000" w:themeColor="text1"/>
          <w:szCs w:val="26"/>
          <w:lang w:val="en-US"/>
        </w:rPr>
        <w:t>- Các use-case dành cho người quản trị</w:t>
      </w:r>
      <w:bookmarkStart w:id="235" w:name="_Toc449449064"/>
      <w:bookmarkStart w:id="236" w:name="_Toc449452075"/>
    </w:p>
    <w:p w14:paraId="3CF3B4E0"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lastRenderedPageBreak/>
        <w:drawing>
          <wp:inline distT="0" distB="0" distL="0" distR="0" wp14:anchorId="1AB54A41" wp14:editId="37EE5ABC">
            <wp:extent cx="5943600" cy="3056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coqua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6C6EB91C" w14:textId="77777777" w:rsidR="00E531B2" w:rsidRPr="00D63F97" w:rsidRDefault="00804243" w:rsidP="00804243">
      <w:pPr>
        <w:pStyle w:val="Caption"/>
        <w:jc w:val="center"/>
        <w:rPr>
          <w:rFonts w:ascii="Times New Roman" w:hAnsi="Times New Roman" w:cs="Times New Roman"/>
          <w:color w:val="000000" w:themeColor="text1"/>
          <w:sz w:val="26"/>
          <w:szCs w:val="26"/>
          <w:lang w:val="en-US"/>
        </w:rPr>
      </w:pPr>
      <w:bookmarkStart w:id="237" w:name="_Toc478912544"/>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cơ quan</w:t>
      </w:r>
      <w:bookmarkEnd w:id="237"/>
    </w:p>
    <w:bookmarkEnd w:id="235"/>
    <w:bookmarkEnd w:id="236"/>
    <w:p w14:paraId="6EC048CD" w14:textId="77777777" w:rsidR="00016E4E" w:rsidRPr="00D63F97" w:rsidRDefault="00016E4E" w:rsidP="00804243">
      <w:pPr>
        <w:spacing w:line="24" w:lineRule="atLeast"/>
        <w:rPr>
          <w:rFonts w:ascii="Times New Roman" w:hAnsi="Times New Roman" w:cs="Times New Roman"/>
          <w:color w:val="000000" w:themeColor="text1"/>
          <w:szCs w:val="26"/>
          <w:lang w:val="en-US"/>
        </w:rPr>
      </w:pPr>
    </w:p>
    <w:p w14:paraId="61B5D463"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b/>
          <w:noProof/>
          <w:color w:val="000000" w:themeColor="text1"/>
          <w:szCs w:val="26"/>
          <w:lang w:val="en-US" w:eastAsia="ja-JP"/>
        </w:rPr>
        <w:drawing>
          <wp:inline distT="0" distB="0" distL="0" distR="0" wp14:anchorId="4E1B9DD6" wp14:editId="1482F5C8">
            <wp:extent cx="5943600" cy="298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14:paraId="17A1B3CF" w14:textId="77777777" w:rsidR="00361C35" w:rsidRPr="00D63F97" w:rsidRDefault="00804243" w:rsidP="00804243">
      <w:pPr>
        <w:pStyle w:val="Caption"/>
        <w:jc w:val="center"/>
        <w:rPr>
          <w:rFonts w:ascii="Times New Roman" w:hAnsi="Times New Roman" w:cs="Times New Roman"/>
          <w:b w:val="0"/>
          <w:color w:val="000000" w:themeColor="text1"/>
          <w:sz w:val="26"/>
          <w:szCs w:val="26"/>
          <w:lang w:val="en-US"/>
        </w:rPr>
      </w:pPr>
      <w:bookmarkStart w:id="238" w:name="_Toc478912545"/>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giáo viên</w:t>
      </w:r>
      <w:bookmarkEnd w:id="238"/>
    </w:p>
    <w:p w14:paraId="317BB782"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b/>
          <w:noProof/>
          <w:color w:val="000000" w:themeColor="text1"/>
          <w:szCs w:val="26"/>
          <w:lang w:val="en-US" w:eastAsia="ja-JP"/>
        </w:rPr>
        <w:lastRenderedPageBreak/>
        <w:drawing>
          <wp:inline distT="0" distB="0" distL="0" distR="0" wp14:anchorId="7F1BC7BA" wp14:editId="67CA351C">
            <wp:extent cx="5476875"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Lop.png"/>
                    <pic:cNvPicPr/>
                  </pic:nvPicPr>
                  <pic:blipFill>
                    <a:blip r:embed="rId15">
                      <a:extLst>
                        <a:ext uri="{28A0092B-C50C-407E-A947-70E740481C1C}">
                          <a14:useLocalDpi xmlns:a14="http://schemas.microsoft.com/office/drawing/2010/main" val="0"/>
                        </a:ext>
                      </a:extLst>
                    </a:blip>
                    <a:stretch>
                      <a:fillRect/>
                    </a:stretch>
                  </pic:blipFill>
                  <pic:spPr>
                    <a:xfrm>
                      <a:off x="0" y="0"/>
                      <a:ext cx="5476875" cy="3467100"/>
                    </a:xfrm>
                    <a:prstGeom prst="rect">
                      <a:avLst/>
                    </a:prstGeom>
                  </pic:spPr>
                </pic:pic>
              </a:graphicData>
            </a:graphic>
          </wp:inline>
        </w:drawing>
      </w:r>
    </w:p>
    <w:p w14:paraId="723BCF9D" w14:textId="77777777" w:rsidR="00E531B2" w:rsidRPr="00D63F97" w:rsidRDefault="00804243" w:rsidP="00804243">
      <w:pPr>
        <w:pStyle w:val="Caption"/>
        <w:jc w:val="center"/>
        <w:rPr>
          <w:rFonts w:ascii="Times New Roman" w:hAnsi="Times New Roman" w:cs="Times New Roman"/>
          <w:b w:val="0"/>
          <w:color w:val="000000" w:themeColor="text1"/>
          <w:sz w:val="26"/>
          <w:szCs w:val="26"/>
          <w:lang w:val="en-US"/>
        </w:rPr>
      </w:pPr>
      <w:bookmarkStart w:id="239" w:name="_Toc478912546"/>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lớp</w:t>
      </w:r>
      <w:bookmarkEnd w:id="239"/>
    </w:p>
    <w:p w14:paraId="7B98AE9F"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b/>
          <w:noProof/>
          <w:color w:val="000000" w:themeColor="text1"/>
          <w:szCs w:val="26"/>
          <w:lang w:val="en-US" w:eastAsia="ja-JP"/>
        </w:rPr>
        <w:drawing>
          <wp:inline distT="0" distB="0" distL="0" distR="0" wp14:anchorId="53646DD4" wp14:editId="4ED6451E">
            <wp:extent cx="5943600" cy="2853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TB.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2B6FFBE1" w14:textId="77777777" w:rsidR="00E531B2" w:rsidRPr="00D63F97" w:rsidRDefault="00804243" w:rsidP="00804243">
      <w:pPr>
        <w:pStyle w:val="Caption"/>
        <w:jc w:val="center"/>
        <w:rPr>
          <w:rFonts w:ascii="Times New Roman" w:hAnsi="Times New Roman" w:cs="Times New Roman"/>
          <w:b w:val="0"/>
          <w:color w:val="000000" w:themeColor="text1"/>
          <w:sz w:val="26"/>
          <w:szCs w:val="26"/>
        </w:rPr>
      </w:pPr>
      <w:bookmarkStart w:id="240" w:name="_Toc478912547"/>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thông báo</w:t>
      </w:r>
      <w:bookmarkEnd w:id="240"/>
    </w:p>
    <w:p w14:paraId="021EB2CB" w14:textId="77777777" w:rsidR="00804243" w:rsidRPr="00D63F97" w:rsidRDefault="00E531B2" w:rsidP="00804243">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lastRenderedPageBreak/>
        <w:drawing>
          <wp:inline distT="0" distB="0" distL="0" distR="0" wp14:anchorId="0D266758" wp14:editId="15574D79">
            <wp:extent cx="5943600" cy="2738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T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6EBDD73B" w14:textId="77777777" w:rsidR="00804243" w:rsidRPr="00D63F97" w:rsidRDefault="00804243" w:rsidP="00804243">
      <w:pPr>
        <w:pStyle w:val="Caption"/>
        <w:jc w:val="center"/>
        <w:rPr>
          <w:rFonts w:ascii="Times New Roman" w:hAnsi="Times New Roman" w:cs="Times New Roman"/>
          <w:color w:val="000000" w:themeColor="text1"/>
          <w:sz w:val="26"/>
          <w:szCs w:val="26"/>
          <w:lang w:val="en-US"/>
        </w:rPr>
      </w:pPr>
      <w:bookmarkStart w:id="241" w:name="_Toc478912548"/>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w:t>
      </w:r>
      <w:r w:rsidR="00E14E39" w:rsidRPr="00D63F97">
        <w:rPr>
          <w:rFonts w:ascii="Times New Roman" w:hAnsi="Times New Roman" w:cs="Times New Roman"/>
          <w:color w:val="000000" w:themeColor="text1"/>
          <w:sz w:val="26"/>
          <w:szCs w:val="26"/>
          <w:lang w:val="en-US"/>
        </w:rPr>
        <w:t xml:space="preserve"> lý</w:t>
      </w:r>
      <w:r w:rsidRPr="00D63F97">
        <w:rPr>
          <w:rFonts w:ascii="Times New Roman" w:hAnsi="Times New Roman" w:cs="Times New Roman"/>
          <w:color w:val="000000" w:themeColor="text1"/>
          <w:sz w:val="26"/>
          <w:szCs w:val="26"/>
        </w:rPr>
        <w:t xml:space="preserve"> tài khoản</w:t>
      </w:r>
      <w:bookmarkEnd w:id="241"/>
    </w:p>
    <w:p w14:paraId="03F6E934" w14:textId="77777777" w:rsidR="00E531B2" w:rsidRPr="00D63F97" w:rsidRDefault="00E531B2" w:rsidP="00804243">
      <w:pPr>
        <w:pStyle w:val="Caption"/>
        <w:jc w:val="center"/>
        <w:rPr>
          <w:rFonts w:ascii="Times New Roman" w:hAnsi="Times New Roman" w:cs="Times New Roman"/>
          <w:color w:val="000000" w:themeColor="text1"/>
          <w:sz w:val="26"/>
          <w:szCs w:val="26"/>
          <w:lang w:val="en-US"/>
        </w:rPr>
      </w:pPr>
    </w:p>
    <w:p w14:paraId="325D1030" w14:textId="77777777" w:rsidR="00E14E39" w:rsidRPr="00D63F97" w:rsidRDefault="00E531B2" w:rsidP="00E14E39">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5143DEC4" wp14:editId="33C5EDCE">
            <wp:extent cx="5943600" cy="268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T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3742BFEE" w14:textId="77777777" w:rsidR="00E531B2" w:rsidRPr="00D63F97" w:rsidRDefault="00E14E39" w:rsidP="00E14E39">
      <w:pPr>
        <w:pStyle w:val="Caption"/>
        <w:jc w:val="center"/>
        <w:rPr>
          <w:rFonts w:ascii="Times New Roman" w:hAnsi="Times New Roman" w:cs="Times New Roman"/>
          <w:color w:val="000000" w:themeColor="text1"/>
          <w:sz w:val="26"/>
          <w:szCs w:val="26"/>
          <w:lang w:val="en-US"/>
        </w:rPr>
      </w:pPr>
      <w:bookmarkStart w:id="242" w:name="_Toc478912549"/>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w:t>
      </w:r>
      <w:r w:rsidRPr="00D63F97">
        <w:rPr>
          <w:rFonts w:ascii="Times New Roman" w:hAnsi="Times New Roman" w:cs="Times New Roman"/>
          <w:color w:val="000000" w:themeColor="text1"/>
          <w:sz w:val="26"/>
          <w:szCs w:val="26"/>
          <w:lang w:val="en-US"/>
        </w:rPr>
        <w:t xml:space="preserve"> lý</w:t>
      </w:r>
      <w:r w:rsidRPr="00D63F97">
        <w:rPr>
          <w:rFonts w:ascii="Times New Roman" w:hAnsi="Times New Roman" w:cs="Times New Roman"/>
          <w:color w:val="000000" w:themeColor="text1"/>
          <w:sz w:val="26"/>
          <w:szCs w:val="26"/>
        </w:rPr>
        <w:t xml:space="preserve"> tài </w:t>
      </w:r>
      <w:r w:rsidRPr="00D63F97">
        <w:rPr>
          <w:rFonts w:ascii="Times New Roman" w:hAnsi="Times New Roman" w:cs="Times New Roman"/>
          <w:color w:val="000000" w:themeColor="text1"/>
          <w:sz w:val="26"/>
          <w:szCs w:val="26"/>
          <w:lang w:val="en-US"/>
        </w:rPr>
        <w:t>liệu</w:t>
      </w:r>
      <w:bookmarkEnd w:id="242"/>
    </w:p>
    <w:p w14:paraId="16C9D3AC" w14:textId="77777777" w:rsidR="00E14E39" w:rsidRPr="00D63F97" w:rsidRDefault="00E531B2" w:rsidP="00E14E39">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lastRenderedPageBreak/>
        <w:drawing>
          <wp:inline distT="0" distB="0" distL="0" distR="0" wp14:anchorId="4B40C131" wp14:editId="0E4047F9">
            <wp:extent cx="5762625"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LV.png"/>
                    <pic:cNvPicPr/>
                  </pic:nvPicPr>
                  <pic:blipFill>
                    <a:blip r:embed="rId19">
                      <a:extLst>
                        <a:ext uri="{28A0092B-C50C-407E-A947-70E740481C1C}">
                          <a14:useLocalDpi xmlns:a14="http://schemas.microsoft.com/office/drawing/2010/main" val="0"/>
                        </a:ext>
                      </a:extLst>
                    </a:blip>
                    <a:stretch>
                      <a:fillRect/>
                    </a:stretch>
                  </pic:blipFill>
                  <pic:spPr>
                    <a:xfrm>
                      <a:off x="0" y="0"/>
                      <a:ext cx="5762625" cy="3314700"/>
                    </a:xfrm>
                    <a:prstGeom prst="rect">
                      <a:avLst/>
                    </a:prstGeom>
                  </pic:spPr>
                </pic:pic>
              </a:graphicData>
            </a:graphic>
          </wp:inline>
        </w:drawing>
      </w:r>
    </w:p>
    <w:p w14:paraId="57CA2887" w14:textId="77777777" w:rsidR="00804243" w:rsidRPr="00D63F97" w:rsidRDefault="00E14E39" w:rsidP="00E14E39">
      <w:pPr>
        <w:pStyle w:val="Caption"/>
        <w:jc w:val="center"/>
        <w:rPr>
          <w:rFonts w:ascii="Times New Roman" w:hAnsi="Times New Roman" w:cs="Times New Roman"/>
          <w:sz w:val="26"/>
          <w:szCs w:val="26"/>
          <w:lang w:val="en-US"/>
        </w:rPr>
      </w:pPr>
      <w:bookmarkStart w:id="243" w:name="_Toc478912550"/>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lĩnh vực</w:t>
      </w:r>
      <w:bookmarkEnd w:id="243"/>
    </w:p>
    <w:p w14:paraId="0181A1FB" w14:textId="77777777" w:rsidR="00E14E39" w:rsidRPr="00D63F97" w:rsidRDefault="00E531B2" w:rsidP="00E14E39">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5315E6C2" wp14:editId="0A428F60">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M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52FD2FA" w14:textId="77777777" w:rsidR="00F46693" w:rsidRPr="00D63F97" w:rsidRDefault="00E14E39" w:rsidP="00C113FE">
      <w:pPr>
        <w:pStyle w:val="Caption"/>
        <w:jc w:val="center"/>
        <w:rPr>
          <w:rFonts w:ascii="Times New Roman" w:hAnsi="Times New Roman" w:cs="Times New Roman"/>
          <w:color w:val="000000" w:themeColor="text1"/>
          <w:sz w:val="26"/>
          <w:szCs w:val="26"/>
          <w:lang w:val="en-US"/>
        </w:rPr>
      </w:pPr>
      <w:bookmarkStart w:id="244" w:name="_Toc478912551"/>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duyệt tài liệu</w:t>
      </w:r>
      <w:bookmarkEnd w:id="244"/>
    </w:p>
    <w:p w14:paraId="76BDB4E2" w14:textId="77777777" w:rsidR="00CE164F" w:rsidRDefault="00CE164F">
      <w:pPr>
        <w:spacing w:before="0" w:after="160" w:line="259" w:lineRule="auto"/>
        <w:rPr>
          <w:ins w:id="245" w:author="Sinhvien" w:date="2017-04-03T11:01:00Z"/>
          <w:rFonts w:ascii="Times New Roman" w:hAnsi="Times New Roman" w:cs="Times New Roman"/>
          <w:color w:val="000000" w:themeColor="text1"/>
          <w:szCs w:val="26"/>
          <w:lang w:val="en-US"/>
        </w:rPr>
      </w:pPr>
      <w:ins w:id="246" w:author="Sinhvien" w:date="2017-04-03T11:01:00Z">
        <w:r>
          <w:rPr>
            <w:rFonts w:ascii="Times New Roman" w:hAnsi="Times New Roman" w:cs="Times New Roman"/>
            <w:color w:val="000000" w:themeColor="text1"/>
            <w:szCs w:val="26"/>
            <w:lang w:val="en-US"/>
          </w:rPr>
          <w:br w:type="page"/>
        </w:r>
      </w:ins>
    </w:p>
    <w:p w14:paraId="66D13544" w14:textId="77777777" w:rsidR="00E531B2" w:rsidRPr="00D63F97" w:rsidRDefault="00E531B2"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 Các use-case dành cho thành viên và khách vãng lai</w:t>
      </w:r>
    </w:p>
    <w:p w14:paraId="02F55297" w14:textId="77777777" w:rsidR="00C113FE" w:rsidRPr="00D63F97" w:rsidRDefault="00E531B2" w:rsidP="00C113FE">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368302C2" wp14:editId="5B0D9EBF">
            <wp:extent cx="5553075"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TV.png"/>
                    <pic:cNvPicPr/>
                  </pic:nvPicPr>
                  <pic:blipFill>
                    <a:blip r:embed="rId21">
                      <a:extLst>
                        <a:ext uri="{28A0092B-C50C-407E-A947-70E740481C1C}">
                          <a14:useLocalDpi xmlns:a14="http://schemas.microsoft.com/office/drawing/2010/main" val="0"/>
                        </a:ext>
                      </a:extLst>
                    </a:blip>
                    <a:stretch>
                      <a:fillRect/>
                    </a:stretch>
                  </pic:blipFill>
                  <pic:spPr>
                    <a:xfrm>
                      <a:off x="0" y="0"/>
                      <a:ext cx="5553075" cy="3086100"/>
                    </a:xfrm>
                    <a:prstGeom prst="rect">
                      <a:avLst/>
                    </a:prstGeom>
                  </pic:spPr>
                </pic:pic>
              </a:graphicData>
            </a:graphic>
          </wp:inline>
        </w:drawing>
      </w:r>
    </w:p>
    <w:p w14:paraId="186E1904" w14:textId="77777777" w:rsidR="00E531B2" w:rsidRPr="00D63F97" w:rsidRDefault="00C113FE" w:rsidP="00C113FE">
      <w:pPr>
        <w:pStyle w:val="Caption"/>
        <w:jc w:val="center"/>
        <w:rPr>
          <w:rFonts w:ascii="Times New Roman" w:hAnsi="Times New Roman" w:cs="Times New Roman"/>
          <w:color w:val="000000" w:themeColor="text1"/>
          <w:sz w:val="26"/>
          <w:szCs w:val="26"/>
          <w:lang w:val="en-US"/>
        </w:rPr>
      </w:pPr>
      <w:bookmarkStart w:id="247" w:name="_Toc478912552"/>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Sơ đồ use-case quản lí tài khoản người dùng</w:t>
      </w:r>
      <w:bookmarkEnd w:id="247"/>
    </w:p>
    <w:p w14:paraId="52C25DBC" w14:textId="77777777" w:rsidR="00C113FE" w:rsidRPr="00D63F97" w:rsidRDefault="00E531B2" w:rsidP="00C113FE">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348FF029" wp14:editId="10FD2885">
            <wp:extent cx="594360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TV_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0592D762" w14:textId="77777777" w:rsidR="00272B3F" w:rsidRPr="00D63F97" w:rsidRDefault="00C113FE" w:rsidP="00C113FE">
      <w:pPr>
        <w:pStyle w:val="Caption"/>
        <w:jc w:val="center"/>
        <w:rPr>
          <w:rFonts w:ascii="Times New Roman" w:hAnsi="Times New Roman" w:cs="Times New Roman"/>
          <w:b w:val="0"/>
          <w:color w:val="000000" w:themeColor="text1"/>
          <w:sz w:val="26"/>
          <w:szCs w:val="26"/>
          <w:lang w:val="en-US"/>
        </w:rPr>
      </w:pPr>
      <w:bookmarkStart w:id="248" w:name="_Toc478912553"/>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xml:space="preserve">Sơ đồ use-case </w:t>
      </w:r>
      <w:r w:rsidRPr="00D63F97">
        <w:rPr>
          <w:rFonts w:ascii="Times New Roman" w:hAnsi="Times New Roman" w:cs="Times New Roman"/>
          <w:color w:val="000000" w:themeColor="text1"/>
          <w:sz w:val="26"/>
          <w:szCs w:val="26"/>
          <w:lang w:val="en-US"/>
        </w:rPr>
        <w:t>đăng ký mượn – xem tài liệu</w:t>
      </w:r>
      <w:bookmarkEnd w:id="248"/>
    </w:p>
    <w:p w14:paraId="6D5D7529" w14:textId="77777777" w:rsidR="005A0746" w:rsidRPr="00D63F97" w:rsidRDefault="005A0746" w:rsidP="007E044B">
      <w:pPr>
        <w:pStyle w:val="e3"/>
        <w:spacing w:line="24" w:lineRule="atLeast"/>
        <w:rPr>
          <w:color w:val="000000" w:themeColor="text1"/>
          <w:szCs w:val="26"/>
        </w:rPr>
      </w:pPr>
      <w:bookmarkStart w:id="249" w:name="_Toc448216141"/>
      <w:bookmarkStart w:id="250" w:name="_Toc449386696"/>
      <w:bookmarkStart w:id="251" w:name="_Toc449483217"/>
      <w:r w:rsidRPr="00D63F97">
        <w:rPr>
          <w:color w:val="000000" w:themeColor="text1"/>
          <w:szCs w:val="26"/>
        </w:rPr>
        <w:t>3.3.1.3. Đặc tả use-case</w:t>
      </w:r>
      <w:bookmarkEnd w:id="249"/>
      <w:bookmarkEnd w:id="250"/>
      <w:bookmarkEnd w:id="251"/>
    </w:p>
    <w:p w14:paraId="35648654" w14:textId="77777777" w:rsidR="005A0746" w:rsidRPr="00D63F97" w:rsidRDefault="005A0746" w:rsidP="007E044B">
      <w:pPr>
        <w:spacing w:line="24" w:lineRule="atLeast"/>
        <w:rPr>
          <w:rFonts w:ascii="Times New Roman" w:hAnsi="Times New Roman" w:cs="Times New Roman"/>
          <w:color w:val="000000" w:themeColor="text1"/>
          <w:szCs w:val="26"/>
          <w:lang w:val="en-US"/>
        </w:rPr>
      </w:pPr>
    </w:p>
    <w:p w14:paraId="6C8215A9" w14:textId="77777777" w:rsidR="00C113FE" w:rsidRPr="00D63F97" w:rsidRDefault="00C113FE" w:rsidP="00C113FE">
      <w:pPr>
        <w:pStyle w:val="Caption"/>
        <w:keepNext/>
        <w:jc w:val="center"/>
        <w:rPr>
          <w:rFonts w:ascii="Times New Roman" w:hAnsi="Times New Roman" w:cs="Times New Roman"/>
          <w:sz w:val="26"/>
          <w:szCs w:val="26"/>
          <w:lang w:val="en-US"/>
        </w:rPr>
      </w:pPr>
      <w:bookmarkStart w:id="252" w:name="_Toc478912608"/>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cơ quan</w:t>
      </w:r>
      <w:bookmarkEnd w:id="252"/>
    </w:p>
    <w:tbl>
      <w:tblPr>
        <w:tblStyle w:val="TableGrid"/>
        <w:tblW w:w="0" w:type="auto"/>
        <w:tblLook w:val="04A0" w:firstRow="1" w:lastRow="0" w:firstColumn="1" w:lastColumn="0" w:noHBand="0" w:noVBand="1"/>
      </w:tblPr>
      <w:tblGrid>
        <w:gridCol w:w="4105"/>
        <w:gridCol w:w="4105"/>
      </w:tblGrid>
      <w:tr w:rsidR="007E044B" w:rsidRPr="00D63F97" w14:paraId="66E15399" w14:textId="77777777" w:rsidTr="00B7137A">
        <w:tc>
          <w:tcPr>
            <w:tcW w:w="4105" w:type="dxa"/>
          </w:tcPr>
          <w:p w14:paraId="5585E9BB"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cơ quan</w:t>
            </w:r>
          </w:p>
        </w:tc>
        <w:tc>
          <w:tcPr>
            <w:tcW w:w="4105" w:type="dxa"/>
          </w:tcPr>
          <w:p w14:paraId="0D649629"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P01</w:t>
            </w:r>
          </w:p>
        </w:tc>
      </w:tr>
      <w:tr w:rsidR="007E044B" w:rsidRPr="00D63F97" w14:paraId="0E538BF5" w14:textId="77777777" w:rsidTr="00B7137A">
        <w:tc>
          <w:tcPr>
            <w:tcW w:w="4105" w:type="dxa"/>
          </w:tcPr>
          <w:p w14:paraId="6D50F0F7"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55393282"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75CE1D0" w14:textId="77777777" w:rsidTr="00B7137A">
        <w:tc>
          <w:tcPr>
            <w:tcW w:w="4105" w:type="dxa"/>
          </w:tcPr>
          <w:p w14:paraId="362CEA9B"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lastRenderedPageBreak/>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804884" w:rsidRPr="00D63F97">
              <w:rPr>
                <w:rFonts w:ascii="Times New Roman" w:hAnsi="Times New Roman" w:cs="Times New Roman"/>
                <w:color w:val="000000" w:themeColor="text1"/>
                <w:szCs w:val="26"/>
              </w:rPr>
              <w:t>n lí cơ quan</w:t>
            </w:r>
          </w:p>
        </w:tc>
        <w:tc>
          <w:tcPr>
            <w:tcW w:w="4105" w:type="dxa"/>
          </w:tcPr>
          <w:p w14:paraId="7431036A"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w:t>
            </w:r>
            <w:r w:rsidR="00804884" w:rsidRPr="00D63F97">
              <w:rPr>
                <w:rFonts w:ascii="Times New Roman" w:hAnsi="Times New Roman" w:cs="Times New Roman"/>
                <w:color w:val="000000" w:themeColor="text1"/>
                <w:szCs w:val="26"/>
              </w:rPr>
              <w:t>o thêm cơ quan</w:t>
            </w:r>
            <w:r w:rsidRPr="00D63F97">
              <w:rPr>
                <w:rFonts w:ascii="Times New Roman" w:hAnsi="Times New Roman" w:cs="Times New Roman"/>
                <w:color w:val="000000" w:themeColor="text1"/>
                <w:szCs w:val="26"/>
              </w:rPr>
              <w:t>.</w:t>
            </w:r>
          </w:p>
        </w:tc>
      </w:tr>
      <w:tr w:rsidR="007E044B" w:rsidRPr="00D63F97" w14:paraId="7F025023" w14:textId="77777777" w:rsidTr="00B7137A">
        <w:tc>
          <w:tcPr>
            <w:tcW w:w="8210" w:type="dxa"/>
            <w:gridSpan w:val="2"/>
          </w:tcPr>
          <w:p w14:paraId="614F960B" w14:textId="77777777" w:rsidR="005A0746" w:rsidRPr="00D63F97" w:rsidRDefault="005A0746"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453C07A7"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w:t>
            </w:r>
            <w:r w:rsidR="00804884" w:rsidRPr="00D63F97">
              <w:rPr>
                <w:rFonts w:ascii="Times New Roman" w:hAnsi="Times New Roman" w:cs="Times New Roman"/>
                <w:color w:val="000000" w:themeColor="text1"/>
                <w:szCs w:val="26"/>
                <w:lang w:val="en-US"/>
              </w:rPr>
              <w:t>n lí cơ quan</w:t>
            </w:r>
            <w:r w:rsidRPr="00D63F97">
              <w:rPr>
                <w:rFonts w:ascii="Times New Roman" w:hAnsi="Times New Roman" w:cs="Times New Roman"/>
                <w:color w:val="000000" w:themeColor="text1"/>
                <w:szCs w:val="26"/>
                <w:lang w:val="en-US"/>
              </w:rPr>
              <w:t>.</w:t>
            </w:r>
          </w:p>
          <w:p w14:paraId="2AFE5B79"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w:t>
            </w:r>
            <w:r w:rsidR="00804884" w:rsidRPr="00D63F97">
              <w:rPr>
                <w:rFonts w:ascii="Times New Roman" w:hAnsi="Times New Roman" w:cs="Times New Roman"/>
                <w:color w:val="000000" w:themeColor="text1"/>
                <w:szCs w:val="26"/>
              </w:rPr>
              <w:t>p vào thông tin: tên cơ quan</w:t>
            </w:r>
            <w:r w:rsidRPr="00D63F97">
              <w:rPr>
                <w:rFonts w:ascii="Times New Roman" w:hAnsi="Times New Roman" w:cs="Times New Roman"/>
                <w:color w:val="000000" w:themeColor="text1"/>
                <w:szCs w:val="26"/>
              </w:rPr>
              <w:t>.</w:t>
            </w:r>
          </w:p>
          <w:p w14:paraId="7B080792"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7E176B57"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637DD9D2"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804884" w:rsidRPr="00D63F97">
              <w:rPr>
                <w:rFonts w:ascii="Times New Roman" w:hAnsi="Times New Roman" w:cs="Times New Roman"/>
                <w:color w:val="000000" w:themeColor="text1"/>
                <w:szCs w:val="26"/>
              </w:rPr>
              <w:t>n lí cơ quan</w:t>
            </w:r>
            <w:r w:rsidRPr="00D63F97">
              <w:rPr>
                <w:rFonts w:ascii="Times New Roman" w:hAnsi="Times New Roman" w:cs="Times New Roman"/>
                <w:color w:val="000000" w:themeColor="text1"/>
                <w:szCs w:val="26"/>
              </w:rPr>
              <w:t>; nếu thông tin không hợp lệ, hệ thống sẽ</w:t>
            </w:r>
            <w:r w:rsidR="009E3698" w:rsidRPr="00D63F97">
              <w:rPr>
                <w:rFonts w:ascii="Times New Roman" w:hAnsi="Times New Roman" w:cs="Times New Roman"/>
                <w:color w:val="000000" w:themeColor="text1"/>
                <w:szCs w:val="26"/>
              </w:rPr>
              <w:t xml:space="preserve"> thông báo</w:t>
            </w:r>
            <w:r w:rsidRPr="00D63F97">
              <w:rPr>
                <w:rFonts w:ascii="Times New Roman" w:hAnsi="Times New Roman" w:cs="Times New Roman"/>
                <w:color w:val="000000" w:themeColor="text1"/>
                <w:szCs w:val="26"/>
              </w:rPr>
              <w:t xml:space="preserve"> và chuyển về trang Quả</w:t>
            </w:r>
            <w:r w:rsidR="00804884" w:rsidRPr="00D63F97">
              <w:rPr>
                <w:rFonts w:ascii="Times New Roman" w:hAnsi="Times New Roman" w:cs="Times New Roman"/>
                <w:color w:val="000000" w:themeColor="text1"/>
                <w:szCs w:val="26"/>
              </w:rPr>
              <w:t>n lí cơ quan</w:t>
            </w:r>
            <w:r w:rsidRPr="00D63F97">
              <w:rPr>
                <w:rFonts w:ascii="Times New Roman" w:hAnsi="Times New Roman" w:cs="Times New Roman"/>
                <w:color w:val="000000" w:themeColor="text1"/>
                <w:szCs w:val="26"/>
              </w:rPr>
              <w:t>.</w:t>
            </w:r>
          </w:p>
          <w:p w14:paraId="6E1A38CF"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6C94122" w14:textId="77777777" w:rsidR="005A0746" w:rsidRPr="00D63F97" w:rsidRDefault="005A0746" w:rsidP="007E044B">
      <w:pPr>
        <w:spacing w:line="24" w:lineRule="atLeast"/>
        <w:rPr>
          <w:rFonts w:ascii="Times New Roman" w:hAnsi="Times New Roman" w:cs="Times New Roman"/>
          <w:color w:val="000000" w:themeColor="text1"/>
          <w:szCs w:val="26"/>
          <w:lang w:val="en-US"/>
        </w:rPr>
      </w:pPr>
    </w:p>
    <w:p w14:paraId="41D476EA" w14:textId="77777777" w:rsidR="00575389" w:rsidRPr="00D63F97" w:rsidRDefault="00575389" w:rsidP="00575389">
      <w:pPr>
        <w:pStyle w:val="Caption"/>
        <w:keepNext/>
        <w:jc w:val="center"/>
        <w:rPr>
          <w:rFonts w:ascii="Times New Roman" w:hAnsi="Times New Roman" w:cs="Times New Roman"/>
          <w:color w:val="000000" w:themeColor="text1"/>
          <w:sz w:val="26"/>
          <w:szCs w:val="26"/>
          <w:lang w:val="en-US"/>
        </w:rPr>
      </w:pPr>
      <w:bookmarkStart w:id="253" w:name="_Toc478912609"/>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cơ quan</w:t>
      </w:r>
      <w:bookmarkEnd w:id="253"/>
    </w:p>
    <w:tbl>
      <w:tblPr>
        <w:tblStyle w:val="TableGrid"/>
        <w:tblW w:w="0" w:type="auto"/>
        <w:tblLook w:val="04A0" w:firstRow="1" w:lastRow="0" w:firstColumn="1" w:lastColumn="0" w:noHBand="0" w:noVBand="1"/>
      </w:tblPr>
      <w:tblGrid>
        <w:gridCol w:w="4105"/>
        <w:gridCol w:w="4105"/>
      </w:tblGrid>
      <w:tr w:rsidR="007E044B" w:rsidRPr="00D63F97" w14:paraId="53FFCDDC" w14:textId="77777777" w:rsidTr="00B7137A">
        <w:tc>
          <w:tcPr>
            <w:tcW w:w="4105" w:type="dxa"/>
          </w:tcPr>
          <w:p w14:paraId="0EE2C661"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009E3698" w:rsidRPr="00D63F97">
              <w:rPr>
                <w:rFonts w:ascii="Times New Roman" w:hAnsi="Times New Roman" w:cs="Times New Roman"/>
                <w:color w:val="000000" w:themeColor="text1"/>
                <w:szCs w:val="26"/>
                <w:lang w:val="en-US"/>
              </w:rPr>
              <w:t xml:space="preserve"> Chỉnh sửa cơ quan</w:t>
            </w:r>
          </w:p>
        </w:tc>
        <w:tc>
          <w:tcPr>
            <w:tcW w:w="4105" w:type="dxa"/>
          </w:tcPr>
          <w:p w14:paraId="2CE122C6"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804884" w:rsidRPr="00D63F97">
              <w:rPr>
                <w:rFonts w:ascii="Times New Roman" w:hAnsi="Times New Roman" w:cs="Times New Roman"/>
                <w:color w:val="000000" w:themeColor="text1"/>
                <w:szCs w:val="26"/>
                <w:lang w:val="en-US"/>
              </w:rPr>
              <w:t xml:space="preserve"> P02</w:t>
            </w:r>
          </w:p>
        </w:tc>
      </w:tr>
      <w:tr w:rsidR="007E044B" w:rsidRPr="00D63F97" w14:paraId="781EA1FC" w14:textId="77777777" w:rsidTr="00B7137A">
        <w:tc>
          <w:tcPr>
            <w:tcW w:w="4105" w:type="dxa"/>
          </w:tcPr>
          <w:p w14:paraId="17895926"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0B2DD3AF"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A998D92" w14:textId="77777777" w:rsidTr="00B7137A">
        <w:tc>
          <w:tcPr>
            <w:tcW w:w="4105" w:type="dxa"/>
          </w:tcPr>
          <w:p w14:paraId="4A393057"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804884" w:rsidRPr="00D63F97">
              <w:rPr>
                <w:rFonts w:ascii="Times New Roman" w:hAnsi="Times New Roman" w:cs="Times New Roman"/>
                <w:color w:val="000000" w:themeColor="text1"/>
                <w:szCs w:val="26"/>
              </w:rPr>
              <w:t>n lí cơ quan</w:t>
            </w:r>
          </w:p>
        </w:tc>
        <w:tc>
          <w:tcPr>
            <w:tcW w:w="4105" w:type="dxa"/>
          </w:tcPr>
          <w:p w14:paraId="0F0053BF"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w:t>
            </w:r>
            <w:r w:rsidR="00804884" w:rsidRPr="00D63F97">
              <w:rPr>
                <w:rFonts w:ascii="Times New Roman" w:hAnsi="Times New Roman" w:cs="Times New Roman"/>
                <w:color w:val="000000" w:themeColor="text1"/>
                <w:szCs w:val="26"/>
              </w:rPr>
              <w:t xml:space="preserve"> chỉnh sửa cơ quan</w:t>
            </w:r>
            <w:r w:rsidRPr="00D63F97">
              <w:rPr>
                <w:rFonts w:ascii="Times New Roman" w:hAnsi="Times New Roman" w:cs="Times New Roman"/>
                <w:color w:val="000000" w:themeColor="text1"/>
                <w:szCs w:val="26"/>
              </w:rPr>
              <w:t>.</w:t>
            </w:r>
          </w:p>
        </w:tc>
      </w:tr>
      <w:tr w:rsidR="00575389" w:rsidRPr="00D63F97" w14:paraId="06B9CD5C" w14:textId="77777777" w:rsidTr="00B7137A">
        <w:tc>
          <w:tcPr>
            <w:tcW w:w="8210" w:type="dxa"/>
            <w:gridSpan w:val="2"/>
          </w:tcPr>
          <w:p w14:paraId="0FD8E2F3" w14:textId="77777777" w:rsidR="005A0746" w:rsidRPr="00D63F97" w:rsidRDefault="005A0746"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0E872DA4"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w:t>
            </w:r>
            <w:r w:rsidR="00804884" w:rsidRPr="00D63F97">
              <w:rPr>
                <w:rFonts w:ascii="Times New Roman" w:hAnsi="Times New Roman" w:cs="Times New Roman"/>
                <w:color w:val="000000" w:themeColor="text1"/>
                <w:szCs w:val="26"/>
                <w:lang w:val="en-US"/>
              </w:rPr>
              <w:t>n lí cơ quan</w:t>
            </w:r>
            <w:r w:rsidRPr="00D63F97">
              <w:rPr>
                <w:rFonts w:ascii="Times New Roman" w:hAnsi="Times New Roman" w:cs="Times New Roman"/>
                <w:color w:val="000000" w:themeColor="text1"/>
                <w:szCs w:val="26"/>
                <w:lang w:val="en-US"/>
              </w:rPr>
              <w:t>.</w:t>
            </w:r>
          </w:p>
          <w:p w14:paraId="72EEAA3E"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00804884" w:rsidRPr="00D63F97">
              <w:rPr>
                <w:rFonts w:ascii="Times New Roman" w:hAnsi="Times New Roman" w:cs="Times New Roman"/>
                <w:color w:val="000000" w:themeColor="text1"/>
                <w:szCs w:val="26"/>
              </w:rPr>
              <w:t>N</w:t>
            </w:r>
            <w:r w:rsidR="00804884" w:rsidRPr="00D63F97">
              <w:rPr>
                <w:rFonts w:ascii="Times New Roman" w:hAnsi="Times New Roman" w:cs="Times New Roman"/>
                <w:color w:val="000000" w:themeColor="text1"/>
                <w:szCs w:val="26"/>
                <w:lang w:val="en-US"/>
              </w:rPr>
              <w:t>gười quản trị ấn váo nút sửa với cơ quan tương ứng</w:t>
            </w:r>
            <w:r w:rsidRPr="00D63F97">
              <w:rPr>
                <w:rFonts w:ascii="Times New Roman" w:hAnsi="Times New Roman" w:cs="Times New Roman"/>
                <w:color w:val="000000" w:themeColor="text1"/>
                <w:szCs w:val="26"/>
              </w:rPr>
              <w:t>.</w:t>
            </w:r>
          </w:p>
          <w:p w14:paraId="4905F92B"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cơ quan.</w:t>
            </w:r>
          </w:p>
          <w:p w14:paraId="0534CF26"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w:t>
            </w:r>
            <w:r w:rsidR="00804884" w:rsidRPr="00D63F97">
              <w:rPr>
                <w:rFonts w:ascii="Times New Roman" w:hAnsi="Times New Roman" w:cs="Times New Roman"/>
                <w:color w:val="000000" w:themeColor="text1"/>
                <w:szCs w:val="26"/>
              </w:rPr>
              <w:t>m vào nút cập nhật</w:t>
            </w:r>
            <w:r w:rsidRPr="00D63F97">
              <w:rPr>
                <w:rFonts w:ascii="Times New Roman" w:hAnsi="Times New Roman" w:cs="Times New Roman"/>
                <w:color w:val="000000" w:themeColor="text1"/>
                <w:szCs w:val="26"/>
              </w:rPr>
              <w:t xml:space="preserve"> để xác nhận.</w:t>
            </w:r>
          </w:p>
          <w:p w14:paraId="55FBA731"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249DA18"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thông báo thêm mới thành công, chuyển về trang Quản lí lĩnh vực; nếu thông tin không hợp lệ, hệ thống sẽ thông </w:t>
            </w:r>
            <w:r w:rsidR="009E3698" w:rsidRPr="00D63F97">
              <w:rPr>
                <w:rFonts w:ascii="Times New Roman" w:hAnsi="Times New Roman" w:cs="Times New Roman"/>
                <w:color w:val="000000" w:themeColor="text1"/>
                <w:szCs w:val="26"/>
                <w:lang w:val="en-US"/>
              </w:rPr>
              <w:t>báo lỗi</w:t>
            </w:r>
            <w:r w:rsidRPr="00D63F97">
              <w:rPr>
                <w:rFonts w:ascii="Times New Roman" w:hAnsi="Times New Roman" w:cs="Times New Roman"/>
                <w:color w:val="000000" w:themeColor="text1"/>
                <w:szCs w:val="26"/>
              </w:rPr>
              <w:t>.</w:t>
            </w:r>
          </w:p>
          <w:p w14:paraId="564095A5"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210803E9" w14:textId="77777777" w:rsidR="009C39CF" w:rsidRPr="00D63F97" w:rsidRDefault="009C39CF" w:rsidP="007E044B">
      <w:pPr>
        <w:spacing w:line="24" w:lineRule="atLeast"/>
        <w:rPr>
          <w:rFonts w:ascii="Times New Roman" w:hAnsi="Times New Roman" w:cs="Times New Roman"/>
          <w:color w:val="000000" w:themeColor="text1"/>
          <w:szCs w:val="26"/>
          <w:lang w:val="en-US"/>
        </w:rPr>
      </w:pPr>
    </w:p>
    <w:p w14:paraId="4B8AD20B" w14:textId="77777777" w:rsidR="00804884" w:rsidRPr="00D63F97" w:rsidRDefault="00804884" w:rsidP="007E044B">
      <w:pPr>
        <w:spacing w:line="24" w:lineRule="atLeast"/>
        <w:rPr>
          <w:rFonts w:ascii="Times New Roman" w:hAnsi="Times New Roman" w:cs="Times New Roman"/>
          <w:color w:val="000000" w:themeColor="text1"/>
          <w:szCs w:val="26"/>
          <w:lang w:val="en-US"/>
        </w:rPr>
      </w:pPr>
    </w:p>
    <w:p w14:paraId="27A8C604" w14:textId="77777777" w:rsidR="00D53B28" w:rsidRPr="00D63F97" w:rsidRDefault="00D53B28" w:rsidP="00D53B28">
      <w:pPr>
        <w:pStyle w:val="Caption"/>
        <w:keepNext/>
        <w:jc w:val="center"/>
        <w:rPr>
          <w:rFonts w:ascii="Times New Roman" w:hAnsi="Times New Roman" w:cs="Times New Roman"/>
          <w:color w:val="000000" w:themeColor="text1"/>
          <w:sz w:val="26"/>
          <w:szCs w:val="26"/>
          <w:lang w:val="en-US"/>
        </w:rPr>
      </w:pPr>
      <w:bookmarkStart w:id="254" w:name="_Toc478912610"/>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giáo viên</w:t>
      </w:r>
      <w:bookmarkEnd w:id="254"/>
    </w:p>
    <w:tbl>
      <w:tblPr>
        <w:tblStyle w:val="TableGrid"/>
        <w:tblW w:w="0" w:type="auto"/>
        <w:tblLook w:val="04A0" w:firstRow="1" w:lastRow="0" w:firstColumn="1" w:lastColumn="0" w:noHBand="0" w:noVBand="1"/>
      </w:tblPr>
      <w:tblGrid>
        <w:gridCol w:w="4105"/>
        <w:gridCol w:w="4105"/>
      </w:tblGrid>
      <w:tr w:rsidR="007E044B" w:rsidRPr="00D63F97" w14:paraId="35566271" w14:textId="77777777" w:rsidTr="00B7137A">
        <w:tc>
          <w:tcPr>
            <w:tcW w:w="4105" w:type="dxa"/>
          </w:tcPr>
          <w:p w14:paraId="10C14F03"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giáo viên</w:t>
            </w:r>
          </w:p>
        </w:tc>
        <w:tc>
          <w:tcPr>
            <w:tcW w:w="4105" w:type="dxa"/>
          </w:tcPr>
          <w:p w14:paraId="6300EB79"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P03</w:t>
            </w:r>
          </w:p>
        </w:tc>
      </w:tr>
      <w:tr w:rsidR="007E044B" w:rsidRPr="00D63F97" w14:paraId="0E585645" w14:textId="77777777" w:rsidTr="00B7137A">
        <w:tc>
          <w:tcPr>
            <w:tcW w:w="4105" w:type="dxa"/>
          </w:tcPr>
          <w:p w14:paraId="4E0B4897"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21ECA3E5"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14835EC" w14:textId="77777777" w:rsidTr="00B7137A">
        <w:tc>
          <w:tcPr>
            <w:tcW w:w="4105" w:type="dxa"/>
          </w:tcPr>
          <w:p w14:paraId="6DF252E1"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giáo viên</w:t>
            </w:r>
          </w:p>
        </w:tc>
        <w:tc>
          <w:tcPr>
            <w:tcW w:w="4105" w:type="dxa"/>
          </w:tcPr>
          <w:p w14:paraId="04627C53"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giáo viên.</w:t>
            </w:r>
          </w:p>
        </w:tc>
      </w:tr>
      <w:tr w:rsidR="007E044B" w:rsidRPr="00D63F97" w14:paraId="0114F7B3" w14:textId="77777777" w:rsidTr="00B7137A">
        <w:tc>
          <w:tcPr>
            <w:tcW w:w="8210" w:type="dxa"/>
            <w:gridSpan w:val="2"/>
          </w:tcPr>
          <w:p w14:paraId="5A497A4C" w14:textId="77777777" w:rsidR="00804884" w:rsidRPr="00D63F97" w:rsidRDefault="00804884"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lastRenderedPageBreak/>
              <w:t xml:space="preserve">Luồng sự kiện chính: </w:t>
            </w:r>
          </w:p>
          <w:p w14:paraId="4FE58E19"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giáo viên.</w:t>
            </w:r>
          </w:p>
          <w:p w14:paraId="348942C7"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giáo viên.</w:t>
            </w:r>
          </w:p>
          <w:p w14:paraId="10D3A323"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22263D33"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0068BF2"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Quản lí giáo viên; nếu thông tin không hợp lệ, hệ thống sẽ</w:t>
            </w:r>
            <w:r w:rsidR="009E3698" w:rsidRPr="00D63F97">
              <w:rPr>
                <w:rFonts w:ascii="Times New Roman" w:hAnsi="Times New Roman" w:cs="Times New Roman"/>
                <w:color w:val="000000" w:themeColor="text1"/>
                <w:szCs w:val="26"/>
              </w:rPr>
              <w:t xml:space="preserve"> thông báo</w:t>
            </w:r>
            <w:r w:rsidRPr="00D63F97">
              <w:rPr>
                <w:rFonts w:ascii="Times New Roman" w:hAnsi="Times New Roman" w:cs="Times New Roman"/>
                <w:color w:val="000000" w:themeColor="text1"/>
                <w:szCs w:val="26"/>
              </w:rPr>
              <w:t xml:space="preserve"> và chuyển về trang Quản lí giáo viên.</w:t>
            </w:r>
          </w:p>
          <w:p w14:paraId="06338228"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C6F463A" w14:textId="77777777" w:rsidR="00804884" w:rsidRPr="00D63F97" w:rsidRDefault="00804884" w:rsidP="007E044B">
      <w:pPr>
        <w:spacing w:line="24" w:lineRule="atLeast"/>
        <w:rPr>
          <w:rFonts w:ascii="Times New Roman" w:hAnsi="Times New Roman" w:cs="Times New Roman"/>
          <w:color w:val="000000" w:themeColor="text1"/>
          <w:szCs w:val="26"/>
          <w:lang w:val="en-US"/>
        </w:rPr>
      </w:pPr>
    </w:p>
    <w:p w14:paraId="73E5DB63" w14:textId="77777777" w:rsidR="00D53B28" w:rsidRPr="00D63F97" w:rsidRDefault="00D53B28" w:rsidP="00D53B28">
      <w:pPr>
        <w:pStyle w:val="Caption"/>
        <w:keepNext/>
        <w:jc w:val="center"/>
        <w:rPr>
          <w:rFonts w:ascii="Times New Roman" w:hAnsi="Times New Roman" w:cs="Times New Roman"/>
          <w:color w:val="000000" w:themeColor="text1"/>
          <w:sz w:val="26"/>
          <w:szCs w:val="26"/>
          <w:lang w:val="en-US"/>
        </w:rPr>
      </w:pPr>
      <w:bookmarkStart w:id="255" w:name="_Toc478912611"/>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giáo viên</w:t>
      </w:r>
      <w:bookmarkEnd w:id="255"/>
    </w:p>
    <w:tbl>
      <w:tblPr>
        <w:tblStyle w:val="TableGrid"/>
        <w:tblW w:w="0" w:type="auto"/>
        <w:tblLook w:val="04A0" w:firstRow="1" w:lastRow="0" w:firstColumn="1" w:lastColumn="0" w:noHBand="0" w:noVBand="1"/>
      </w:tblPr>
      <w:tblGrid>
        <w:gridCol w:w="4105"/>
        <w:gridCol w:w="4105"/>
      </w:tblGrid>
      <w:tr w:rsidR="007E044B" w:rsidRPr="00D63F97" w14:paraId="63F29E69" w14:textId="77777777" w:rsidTr="00B7137A">
        <w:tc>
          <w:tcPr>
            <w:tcW w:w="4105" w:type="dxa"/>
          </w:tcPr>
          <w:p w14:paraId="541E52C5"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009E3698" w:rsidRPr="00D63F97">
              <w:rPr>
                <w:rFonts w:ascii="Times New Roman" w:hAnsi="Times New Roman" w:cs="Times New Roman"/>
                <w:color w:val="000000" w:themeColor="text1"/>
                <w:szCs w:val="26"/>
                <w:lang w:val="en-US"/>
              </w:rPr>
              <w:t xml:space="preserve"> Chỉnh sửa giáo viên</w:t>
            </w:r>
          </w:p>
        </w:tc>
        <w:tc>
          <w:tcPr>
            <w:tcW w:w="4105" w:type="dxa"/>
          </w:tcPr>
          <w:p w14:paraId="2A5A4415"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P04</w:t>
            </w:r>
          </w:p>
        </w:tc>
      </w:tr>
      <w:tr w:rsidR="007E044B" w:rsidRPr="00D63F97" w14:paraId="534473F7" w14:textId="77777777" w:rsidTr="00B7137A">
        <w:tc>
          <w:tcPr>
            <w:tcW w:w="4105" w:type="dxa"/>
          </w:tcPr>
          <w:p w14:paraId="6DB4189B"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3120D2D1"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63E9238F" w14:textId="77777777" w:rsidTr="00B7137A">
        <w:tc>
          <w:tcPr>
            <w:tcW w:w="4105" w:type="dxa"/>
          </w:tcPr>
          <w:p w14:paraId="0421B4FC"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giáo viên</w:t>
            </w:r>
          </w:p>
        </w:tc>
        <w:tc>
          <w:tcPr>
            <w:tcW w:w="4105" w:type="dxa"/>
          </w:tcPr>
          <w:p w14:paraId="1C28CA64"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sửa giáo viên.</w:t>
            </w:r>
          </w:p>
        </w:tc>
      </w:tr>
      <w:tr w:rsidR="00D53B28" w:rsidRPr="00D63F97" w14:paraId="493D491A" w14:textId="77777777" w:rsidTr="00B7137A">
        <w:tc>
          <w:tcPr>
            <w:tcW w:w="8210" w:type="dxa"/>
            <w:gridSpan w:val="2"/>
          </w:tcPr>
          <w:p w14:paraId="02061EDD" w14:textId="77777777" w:rsidR="00804884" w:rsidRPr="00D63F97" w:rsidRDefault="00804884"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3FDAA5B4"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giáo viên.</w:t>
            </w:r>
          </w:p>
          <w:p w14:paraId="4213C4AF"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giáo viên tương ứng</w:t>
            </w:r>
            <w:r w:rsidRPr="00D63F97">
              <w:rPr>
                <w:rFonts w:ascii="Times New Roman" w:hAnsi="Times New Roman" w:cs="Times New Roman"/>
                <w:color w:val="000000" w:themeColor="text1"/>
                <w:szCs w:val="26"/>
              </w:rPr>
              <w:t>.</w:t>
            </w:r>
          </w:p>
          <w:p w14:paraId="0B6D3356"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giáo viên.</w:t>
            </w:r>
          </w:p>
          <w:p w14:paraId="775721D6"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64BA0667"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4F947A67"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Quản lí giáo viên; nếu thông tin không hợp lệ, hệ thống sẽ</w:t>
            </w:r>
            <w:r w:rsidR="009E3698" w:rsidRPr="00D63F97">
              <w:rPr>
                <w:rFonts w:ascii="Times New Roman" w:hAnsi="Times New Roman" w:cs="Times New Roman"/>
                <w:color w:val="000000" w:themeColor="text1"/>
                <w:szCs w:val="26"/>
              </w:rPr>
              <w:t xml:space="preserve"> thông báo lỗi</w:t>
            </w:r>
            <w:r w:rsidRPr="00D63F97">
              <w:rPr>
                <w:rFonts w:ascii="Times New Roman" w:hAnsi="Times New Roman" w:cs="Times New Roman"/>
                <w:color w:val="000000" w:themeColor="text1"/>
                <w:szCs w:val="26"/>
              </w:rPr>
              <w:t>.</w:t>
            </w:r>
          </w:p>
          <w:p w14:paraId="0E28AB38"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4F2A4868" w14:textId="77777777" w:rsidR="009E3698" w:rsidRPr="00D63F97" w:rsidRDefault="009E3698" w:rsidP="007E044B">
      <w:pPr>
        <w:spacing w:line="24" w:lineRule="atLeast"/>
        <w:rPr>
          <w:rFonts w:ascii="Times New Roman" w:hAnsi="Times New Roman" w:cs="Times New Roman"/>
          <w:color w:val="000000" w:themeColor="text1"/>
          <w:szCs w:val="26"/>
          <w:lang w:val="en-US"/>
        </w:rPr>
      </w:pPr>
    </w:p>
    <w:p w14:paraId="24288F15" w14:textId="77777777" w:rsidR="00D53B28" w:rsidRPr="00D63F97" w:rsidRDefault="00D53B28" w:rsidP="00D53B28">
      <w:pPr>
        <w:pStyle w:val="Caption"/>
        <w:keepNext/>
        <w:jc w:val="center"/>
        <w:rPr>
          <w:rFonts w:ascii="Times New Roman" w:hAnsi="Times New Roman" w:cs="Times New Roman"/>
          <w:color w:val="000000" w:themeColor="text1"/>
          <w:sz w:val="26"/>
          <w:szCs w:val="26"/>
          <w:lang w:val="en-US"/>
        </w:rPr>
      </w:pPr>
      <w:bookmarkStart w:id="256" w:name="_Toc478912612"/>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lớp</w:t>
      </w:r>
      <w:bookmarkEnd w:id="256"/>
    </w:p>
    <w:tbl>
      <w:tblPr>
        <w:tblStyle w:val="TableGrid"/>
        <w:tblW w:w="0" w:type="auto"/>
        <w:tblLook w:val="04A0" w:firstRow="1" w:lastRow="0" w:firstColumn="1" w:lastColumn="0" w:noHBand="0" w:noVBand="1"/>
      </w:tblPr>
      <w:tblGrid>
        <w:gridCol w:w="4105"/>
        <w:gridCol w:w="4105"/>
      </w:tblGrid>
      <w:tr w:rsidR="007E044B" w:rsidRPr="00D63F97" w14:paraId="357DB297" w14:textId="77777777" w:rsidTr="00B7137A">
        <w:tc>
          <w:tcPr>
            <w:tcW w:w="4105" w:type="dxa"/>
          </w:tcPr>
          <w:p w14:paraId="4305CF2D"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lớp</w:t>
            </w:r>
          </w:p>
        </w:tc>
        <w:tc>
          <w:tcPr>
            <w:tcW w:w="4105" w:type="dxa"/>
          </w:tcPr>
          <w:p w14:paraId="50E9D42D"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P05</w:t>
            </w:r>
          </w:p>
        </w:tc>
      </w:tr>
      <w:tr w:rsidR="007E044B" w:rsidRPr="00D63F97" w14:paraId="5958752A" w14:textId="77777777" w:rsidTr="00B7137A">
        <w:tc>
          <w:tcPr>
            <w:tcW w:w="4105" w:type="dxa"/>
          </w:tcPr>
          <w:p w14:paraId="32392871"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55D14BDE"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A2AB71E" w14:textId="77777777" w:rsidTr="00B7137A">
        <w:tc>
          <w:tcPr>
            <w:tcW w:w="4105" w:type="dxa"/>
          </w:tcPr>
          <w:p w14:paraId="3193AD37"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lớp</w:t>
            </w:r>
          </w:p>
        </w:tc>
        <w:tc>
          <w:tcPr>
            <w:tcW w:w="4105" w:type="dxa"/>
          </w:tcPr>
          <w:p w14:paraId="0968F279"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lớp.</w:t>
            </w:r>
          </w:p>
        </w:tc>
      </w:tr>
      <w:tr w:rsidR="007E044B" w:rsidRPr="00D63F97" w14:paraId="738EB37C" w14:textId="77777777" w:rsidTr="00B7137A">
        <w:tc>
          <w:tcPr>
            <w:tcW w:w="8210" w:type="dxa"/>
            <w:gridSpan w:val="2"/>
          </w:tcPr>
          <w:p w14:paraId="73BFC559"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1F02E42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lớp.</w:t>
            </w:r>
          </w:p>
          <w:p w14:paraId="4CF7EA69"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lớp.</w:t>
            </w:r>
          </w:p>
          <w:p w14:paraId="5DE89F1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402C83EF"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6CE395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lastRenderedPageBreak/>
              <w:t>- Nếu thông tin hợp lệ hệ thống sẽ lưu vào cơ sở dữ liệu, thông báo thêm mới thành công, chuyển về trang Quản lí lớp; nếu thông tin không hợp lệ, hệ thống sẽ thông báo và chuyển về trang Quản lí lớp.</w:t>
            </w:r>
          </w:p>
          <w:p w14:paraId="307AD6C9"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44888D6A" w14:textId="77777777" w:rsidR="00733728" w:rsidRPr="00D63F97" w:rsidRDefault="00733728" w:rsidP="007E044B">
      <w:pPr>
        <w:spacing w:line="24" w:lineRule="atLeast"/>
        <w:rPr>
          <w:rFonts w:ascii="Times New Roman" w:hAnsi="Times New Roman" w:cs="Times New Roman"/>
          <w:color w:val="000000" w:themeColor="text1"/>
          <w:szCs w:val="26"/>
          <w:lang w:val="en-US"/>
        </w:rPr>
      </w:pPr>
    </w:p>
    <w:p w14:paraId="45A5EE9A" w14:textId="77777777" w:rsidR="00733728" w:rsidRPr="00D63F97" w:rsidRDefault="00733728" w:rsidP="00733728">
      <w:pPr>
        <w:pStyle w:val="Caption"/>
        <w:keepNext/>
        <w:jc w:val="center"/>
        <w:rPr>
          <w:rFonts w:ascii="Times New Roman" w:hAnsi="Times New Roman" w:cs="Times New Roman"/>
          <w:color w:val="000000" w:themeColor="text1"/>
          <w:sz w:val="26"/>
          <w:szCs w:val="26"/>
          <w:lang w:val="en-US"/>
        </w:rPr>
      </w:pPr>
      <w:bookmarkStart w:id="257" w:name="_Toc478912613"/>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lớp</w:t>
      </w:r>
      <w:bookmarkEnd w:id="257"/>
    </w:p>
    <w:tbl>
      <w:tblPr>
        <w:tblStyle w:val="TableGrid"/>
        <w:tblW w:w="0" w:type="auto"/>
        <w:tblLook w:val="04A0" w:firstRow="1" w:lastRow="0" w:firstColumn="1" w:lastColumn="0" w:noHBand="0" w:noVBand="1"/>
      </w:tblPr>
      <w:tblGrid>
        <w:gridCol w:w="4105"/>
        <w:gridCol w:w="4105"/>
      </w:tblGrid>
      <w:tr w:rsidR="007E044B" w:rsidRPr="00D63F97" w14:paraId="159F5C18" w14:textId="77777777" w:rsidTr="00B7137A">
        <w:tc>
          <w:tcPr>
            <w:tcW w:w="4105" w:type="dxa"/>
          </w:tcPr>
          <w:p w14:paraId="09BF74A6"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sửa lớp</w:t>
            </w:r>
          </w:p>
        </w:tc>
        <w:tc>
          <w:tcPr>
            <w:tcW w:w="4105" w:type="dxa"/>
          </w:tcPr>
          <w:p w14:paraId="10EAAA99"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P06</w:t>
            </w:r>
          </w:p>
        </w:tc>
      </w:tr>
      <w:tr w:rsidR="007E044B" w:rsidRPr="00D63F97" w14:paraId="6E51C009" w14:textId="77777777" w:rsidTr="00B7137A">
        <w:tc>
          <w:tcPr>
            <w:tcW w:w="4105" w:type="dxa"/>
          </w:tcPr>
          <w:p w14:paraId="1D9CB427"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1FB7EED2"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7D26D615" w14:textId="77777777" w:rsidTr="00B7137A">
        <w:tc>
          <w:tcPr>
            <w:tcW w:w="4105" w:type="dxa"/>
          </w:tcPr>
          <w:p w14:paraId="5140F9A0"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w:t>
            </w:r>
            <w:r w:rsidR="009E3B63" w:rsidRPr="00D63F97">
              <w:rPr>
                <w:rFonts w:ascii="Times New Roman" w:hAnsi="Times New Roman" w:cs="Times New Roman"/>
                <w:color w:val="000000" w:themeColor="text1"/>
                <w:szCs w:val="26"/>
                <w:lang w:val="en-US"/>
              </w:rPr>
              <w:t xml:space="preserve"> lí</w:t>
            </w:r>
            <w:r w:rsidRPr="00D63F97">
              <w:rPr>
                <w:rFonts w:ascii="Times New Roman" w:hAnsi="Times New Roman" w:cs="Times New Roman"/>
                <w:color w:val="000000" w:themeColor="text1"/>
                <w:szCs w:val="26"/>
              </w:rPr>
              <w:t xml:space="preserve"> lớp</w:t>
            </w:r>
          </w:p>
        </w:tc>
        <w:tc>
          <w:tcPr>
            <w:tcW w:w="4105" w:type="dxa"/>
          </w:tcPr>
          <w:p w14:paraId="44B55FBE"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sửa lớp.</w:t>
            </w:r>
          </w:p>
        </w:tc>
      </w:tr>
      <w:tr w:rsidR="00733728" w:rsidRPr="00D63F97" w14:paraId="5AF20BEF" w14:textId="77777777" w:rsidTr="00B7137A">
        <w:tc>
          <w:tcPr>
            <w:tcW w:w="8210" w:type="dxa"/>
            <w:gridSpan w:val="2"/>
          </w:tcPr>
          <w:p w14:paraId="55EFF091"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0ECDE23"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lớp.</w:t>
            </w:r>
          </w:p>
          <w:p w14:paraId="4A12E165"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lớp tương ứng</w:t>
            </w:r>
            <w:r w:rsidRPr="00D63F97">
              <w:rPr>
                <w:rFonts w:ascii="Times New Roman" w:hAnsi="Times New Roman" w:cs="Times New Roman"/>
                <w:color w:val="000000" w:themeColor="text1"/>
                <w:szCs w:val="26"/>
              </w:rPr>
              <w:t>.</w:t>
            </w:r>
          </w:p>
          <w:p w14:paraId="515DC31F"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lớp.</w:t>
            </w:r>
          </w:p>
          <w:p w14:paraId="15135787"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221192A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17343537"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Quản lí lĩnh vực;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48EA2DF6"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2C0BA4D" w14:textId="77777777" w:rsidR="009C39CF" w:rsidRPr="00D63F97" w:rsidRDefault="009C39CF" w:rsidP="007E044B">
      <w:pPr>
        <w:spacing w:line="24" w:lineRule="atLeast"/>
        <w:rPr>
          <w:rFonts w:ascii="Times New Roman" w:hAnsi="Times New Roman" w:cs="Times New Roman"/>
          <w:color w:val="000000" w:themeColor="text1"/>
          <w:szCs w:val="26"/>
          <w:lang w:val="en-US"/>
        </w:rPr>
      </w:pPr>
    </w:p>
    <w:p w14:paraId="06B7D3B9" w14:textId="77777777" w:rsidR="009E3698" w:rsidRPr="00D63F97" w:rsidRDefault="009E3698" w:rsidP="007E044B">
      <w:pPr>
        <w:spacing w:line="24" w:lineRule="atLeast"/>
        <w:rPr>
          <w:rFonts w:ascii="Times New Roman" w:hAnsi="Times New Roman" w:cs="Times New Roman"/>
          <w:color w:val="000000" w:themeColor="text1"/>
          <w:szCs w:val="26"/>
          <w:lang w:val="en-US"/>
        </w:rPr>
      </w:pPr>
    </w:p>
    <w:p w14:paraId="55421914" w14:textId="77777777" w:rsidR="000548AD" w:rsidRPr="00D63F97" w:rsidRDefault="000548AD" w:rsidP="000548AD">
      <w:pPr>
        <w:pStyle w:val="Caption"/>
        <w:keepNext/>
        <w:jc w:val="center"/>
        <w:rPr>
          <w:rFonts w:ascii="Times New Roman" w:hAnsi="Times New Roman" w:cs="Times New Roman"/>
          <w:sz w:val="26"/>
          <w:szCs w:val="26"/>
          <w:lang w:val="en-US"/>
        </w:rPr>
      </w:pPr>
      <w:bookmarkStart w:id="258" w:name="_Toc478912614"/>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xml:space="preserve"> Đặc tả use-case thêm thông báo</w:t>
      </w:r>
      <w:bookmarkEnd w:id="258"/>
    </w:p>
    <w:tbl>
      <w:tblPr>
        <w:tblStyle w:val="TableGrid"/>
        <w:tblW w:w="0" w:type="auto"/>
        <w:tblLook w:val="04A0" w:firstRow="1" w:lastRow="0" w:firstColumn="1" w:lastColumn="0" w:noHBand="0" w:noVBand="1"/>
      </w:tblPr>
      <w:tblGrid>
        <w:gridCol w:w="4105"/>
        <w:gridCol w:w="4105"/>
      </w:tblGrid>
      <w:tr w:rsidR="007E044B" w:rsidRPr="00D63F97" w14:paraId="7A8BE49D" w14:textId="77777777" w:rsidTr="00B7137A">
        <w:tc>
          <w:tcPr>
            <w:tcW w:w="4105" w:type="dxa"/>
          </w:tcPr>
          <w:p w14:paraId="63C8E8EF"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thông báo</w:t>
            </w:r>
          </w:p>
        </w:tc>
        <w:tc>
          <w:tcPr>
            <w:tcW w:w="4105" w:type="dxa"/>
          </w:tcPr>
          <w:p w14:paraId="2D9CFC68"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P07</w:t>
            </w:r>
          </w:p>
        </w:tc>
      </w:tr>
      <w:tr w:rsidR="007E044B" w:rsidRPr="00D63F97" w14:paraId="7B090F53" w14:textId="77777777" w:rsidTr="00B7137A">
        <w:tc>
          <w:tcPr>
            <w:tcW w:w="4105" w:type="dxa"/>
          </w:tcPr>
          <w:p w14:paraId="63CE5C22"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EB1835A"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6D8E661" w14:textId="77777777" w:rsidTr="00B7137A">
        <w:tc>
          <w:tcPr>
            <w:tcW w:w="4105" w:type="dxa"/>
          </w:tcPr>
          <w:p w14:paraId="259DD844"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thông báo</w:t>
            </w:r>
          </w:p>
        </w:tc>
        <w:tc>
          <w:tcPr>
            <w:tcW w:w="4105" w:type="dxa"/>
          </w:tcPr>
          <w:p w14:paraId="337E7EF2"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thông báo.</w:t>
            </w:r>
          </w:p>
        </w:tc>
      </w:tr>
      <w:tr w:rsidR="007E044B" w:rsidRPr="00D63F97" w14:paraId="3507A3E0" w14:textId="77777777" w:rsidTr="00B7137A">
        <w:tc>
          <w:tcPr>
            <w:tcW w:w="8210" w:type="dxa"/>
            <w:gridSpan w:val="2"/>
          </w:tcPr>
          <w:p w14:paraId="1A0AD043"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BE45695"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thông báo.</w:t>
            </w:r>
          </w:p>
          <w:p w14:paraId="71DA6D77"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nội dung thông báo.</w:t>
            </w:r>
          </w:p>
          <w:p w14:paraId="63A6582D"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7F91B08D"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132F1B3E"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9E3B63" w:rsidRPr="00D63F97">
              <w:rPr>
                <w:rFonts w:ascii="Times New Roman" w:hAnsi="Times New Roman" w:cs="Times New Roman"/>
                <w:color w:val="000000" w:themeColor="text1"/>
                <w:szCs w:val="26"/>
              </w:rPr>
              <w:t>n lí thông báo</w:t>
            </w:r>
            <w:r w:rsidRPr="00D63F97">
              <w:rPr>
                <w:rFonts w:ascii="Times New Roman" w:hAnsi="Times New Roman" w:cs="Times New Roman"/>
                <w:color w:val="000000" w:themeColor="text1"/>
                <w:szCs w:val="26"/>
              </w:rPr>
              <w:t>; nếu thông tin không hợp lệ, hệ thống sẽ thông báo và chuyển về trang Quả</w:t>
            </w:r>
            <w:r w:rsidR="009E3B63" w:rsidRPr="00D63F97">
              <w:rPr>
                <w:rFonts w:ascii="Times New Roman" w:hAnsi="Times New Roman" w:cs="Times New Roman"/>
                <w:color w:val="000000" w:themeColor="text1"/>
                <w:szCs w:val="26"/>
              </w:rPr>
              <w:t>n lí thông báo</w:t>
            </w:r>
            <w:r w:rsidRPr="00D63F97">
              <w:rPr>
                <w:rFonts w:ascii="Times New Roman" w:hAnsi="Times New Roman" w:cs="Times New Roman"/>
                <w:color w:val="000000" w:themeColor="text1"/>
                <w:szCs w:val="26"/>
              </w:rPr>
              <w:t>.</w:t>
            </w:r>
          </w:p>
          <w:p w14:paraId="1134E37B"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01269914" w14:textId="77777777" w:rsidR="00FB43C3" w:rsidRPr="00D63F97" w:rsidRDefault="00FB43C3" w:rsidP="007E044B">
      <w:pPr>
        <w:spacing w:line="24" w:lineRule="atLeast"/>
        <w:rPr>
          <w:rFonts w:ascii="Times New Roman" w:hAnsi="Times New Roman" w:cs="Times New Roman"/>
          <w:color w:val="000000" w:themeColor="text1"/>
          <w:szCs w:val="26"/>
          <w:lang w:val="en-US"/>
        </w:rPr>
      </w:pPr>
    </w:p>
    <w:p w14:paraId="40CB396E" w14:textId="77777777" w:rsidR="009E3698" w:rsidRPr="00D63F97" w:rsidRDefault="009E3698" w:rsidP="007E044B">
      <w:pPr>
        <w:spacing w:line="24" w:lineRule="atLeast"/>
        <w:rPr>
          <w:rFonts w:ascii="Times New Roman" w:hAnsi="Times New Roman" w:cs="Times New Roman"/>
          <w:color w:val="000000" w:themeColor="text1"/>
          <w:szCs w:val="26"/>
          <w:lang w:val="en-US"/>
        </w:rPr>
      </w:pPr>
    </w:p>
    <w:p w14:paraId="4F670E66" w14:textId="77777777" w:rsidR="00FB43C3" w:rsidRPr="00D63F97" w:rsidRDefault="00FB43C3" w:rsidP="00FB43C3">
      <w:pPr>
        <w:pStyle w:val="Caption"/>
        <w:keepNext/>
        <w:jc w:val="center"/>
        <w:rPr>
          <w:rFonts w:ascii="Times New Roman" w:hAnsi="Times New Roman" w:cs="Times New Roman"/>
          <w:color w:val="000000" w:themeColor="text1"/>
          <w:sz w:val="26"/>
          <w:szCs w:val="26"/>
          <w:lang w:val="en-US"/>
        </w:rPr>
      </w:pPr>
      <w:bookmarkStart w:id="259" w:name="_Toc47891261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thông báo</w:t>
      </w:r>
      <w:bookmarkEnd w:id="259"/>
    </w:p>
    <w:tbl>
      <w:tblPr>
        <w:tblStyle w:val="TableGrid"/>
        <w:tblW w:w="0" w:type="auto"/>
        <w:tblLook w:val="04A0" w:firstRow="1" w:lastRow="0" w:firstColumn="1" w:lastColumn="0" w:noHBand="0" w:noVBand="1"/>
      </w:tblPr>
      <w:tblGrid>
        <w:gridCol w:w="4105"/>
        <w:gridCol w:w="4105"/>
      </w:tblGrid>
      <w:tr w:rsidR="007E044B" w:rsidRPr="00D63F97" w14:paraId="6CFBEC9B" w14:textId="77777777" w:rsidTr="00B7137A">
        <w:tc>
          <w:tcPr>
            <w:tcW w:w="4105" w:type="dxa"/>
          </w:tcPr>
          <w:p w14:paraId="3FA03167"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w:t>
            </w:r>
            <w:r w:rsidR="009E3B63" w:rsidRPr="00D63F97">
              <w:rPr>
                <w:rFonts w:ascii="Times New Roman" w:hAnsi="Times New Roman" w:cs="Times New Roman"/>
                <w:color w:val="000000" w:themeColor="text1"/>
                <w:szCs w:val="26"/>
                <w:lang w:val="en-US"/>
              </w:rPr>
              <w:t>a thông báo</w:t>
            </w:r>
          </w:p>
        </w:tc>
        <w:tc>
          <w:tcPr>
            <w:tcW w:w="4105" w:type="dxa"/>
          </w:tcPr>
          <w:p w14:paraId="7F9407CB"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9E3B63" w:rsidRPr="00D63F97">
              <w:rPr>
                <w:rFonts w:ascii="Times New Roman" w:hAnsi="Times New Roman" w:cs="Times New Roman"/>
                <w:color w:val="000000" w:themeColor="text1"/>
                <w:szCs w:val="26"/>
                <w:lang w:val="en-US"/>
              </w:rPr>
              <w:t xml:space="preserve"> P08</w:t>
            </w:r>
          </w:p>
        </w:tc>
      </w:tr>
      <w:tr w:rsidR="007E044B" w:rsidRPr="00D63F97" w14:paraId="6575F420" w14:textId="77777777" w:rsidTr="00B7137A">
        <w:tc>
          <w:tcPr>
            <w:tcW w:w="4105" w:type="dxa"/>
          </w:tcPr>
          <w:p w14:paraId="17B0EBE0"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955A3B3"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6F2A1B15" w14:textId="77777777" w:rsidTr="00B7137A">
        <w:tc>
          <w:tcPr>
            <w:tcW w:w="4105" w:type="dxa"/>
          </w:tcPr>
          <w:p w14:paraId="79235141"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9E3B63" w:rsidRPr="00D63F97">
              <w:rPr>
                <w:rFonts w:ascii="Times New Roman" w:hAnsi="Times New Roman" w:cs="Times New Roman"/>
                <w:color w:val="000000" w:themeColor="text1"/>
                <w:szCs w:val="26"/>
              </w:rPr>
              <w:t>n lí thông báo</w:t>
            </w:r>
          </w:p>
        </w:tc>
        <w:tc>
          <w:tcPr>
            <w:tcW w:w="4105" w:type="dxa"/>
          </w:tcPr>
          <w:p w14:paraId="5AF11E73"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w:t>
            </w:r>
            <w:r w:rsidR="009E3B63" w:rsidRPr="00D63F97">
              <w:rPr>
                <w:rFonts w:ascii="Times New Roman" w:hAnsi="Times New Roman" w:cs="Times New Roman"/>
                <w:color w:val="000000" w:themeColor="text1"/>
                <w:szCs w:val="26"/>
              </w:rPr>
              <w:t>a thông báo</w:t>
            </w:r>
            <w:r w:rsidRPr="00D63F97">
              <w:rPr>
                <w:rFonts w:ascii="Times New Roman" w:hAnsi="Times New Roman" w:cs="Times New Roman"/>
                <w:color w:val="000000" w:themeColor="text1"/>
                <w:szCs w:val="26"/>
              </w:rPr>
              <w:t>.</w:t>
            </w:r>
          </w:p>
        </w:tc>
      </w:tr>
      <w:tr w:rsidR="00FB43C3" w:rsidRPr="00D63F97" w14:paraId="768D0097" w14:textId="77777777" w:rsidTr="00B7137A">
        <w:tc>
          <w:tcPr>
            <w:tcW w:w="8210" w:type="dxa"/>
            <w:gridSpan w:val="2"/>
          </w:tcPr>
          <w:p w14:paraId="3D5DF7C1"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58F67C28"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lớp.</w:t>
            </w:r>
          </w:p>
          <w:p w14:paraId="0305EA98"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w:t>
            </w:r>
            <w:r w:rsidR="009E3B63" w:rsidRPr="00D63F97">
              <w:rPr>
                <w:rFonts w:ascii="Times New Roman" w:hAnsi="Times New Roman" w:cs="Times New Roman"/>
                <w:color w:val="000000" w:themeColor="text1"/>
                <w:szCs w:val="26"/>
                <w:lang w:val="en-US"/>
              </w:rPr>
              <w:t>i thông báo</w:t>
            </w:r>
            <w:r w:rsidRPr="00D63F97">
              <w:rPr>
                <w:rFonts w:ascii="Times New Roman" w:hAnsi="Times New Roman" w:cs="Times New Roman"/>
                <w:color w:val="000000" w:themeColor="text1"/>
                <w:szCs w:val="26"/>
                <w:lang w:val="en-US"/>
              </w:rPr>
              <w:t xml:space="preserve"> tương ứng</w:t>
            </w:r>
            <w:r w:rsidRPr="00D63F97">
              <w:rPr>
                <w:rFonts w:ascii="Times New Roman" w:hAnsi="Times New Roman" w:cs="Times New Roman"/>
                <w:color w:val="000000" w:themeColor="text1"/>
                <w:szCs w:val="26"/>
              </w:rPr>
              <w:t>.</w:t>
            </w:r>
          </w:p>
          <w:p w14:paraId="15057774"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009E3B63" w:rsidRPr="00D63F97">
              <w:rPr>
                <w:rFonts w:ascii="Times New Roman" w:hAnsi="Times New Roman" w:cs="Times New Roman"/>
                <w:color w:val="000000" w:themeColor="text1"/>
                <w:szCs w:val="26"/>
              </w:rPr>
              <w:t xml:space="preserve"> thông tin: nội dung thông báo</w:t>
            </w:r>
            <w:r w:rsidRPr="00D63F97">
              <w:rPr>
                <w:rFonts w:ascii="Times New Roman" w:hAnsi="Times New Roman" w:cs="Times New Roman"/>
                <w:color w:val="000000" w:themeColor="text1"/>
                <w:szCs w:val="26"/>
              </w:rPr>
              <w:t>.</w:t>
            </w:r>
          </w:p>
          <w:p w14:paraId="0DC45365"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3FC0014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43FE452E"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9E3B63" w:rsidRPr="00D63F97">
              <w:rPr>
                <w:rFonts w:ascii="Times New Roman" w:hAnsi="Times New Roman" w:cs="Times New Roman"/>
                <w:color w:val="000000" w:themeColor="text1"/>
                <w:szCs w:val="26"/>
              </w:rPr>
              <w:t>n lí thông báo</w:t>
            </w:r>
            <w:r w:rsidRPr="00D63F97">
              <w:rPr>
                <w:rFonts w:ascii="Times New Roman" w:hAnsi="Times New Roman" w:cs="Times New Roman"/>
                <w:color w:val="000000" w:themeColor="text1"/>
                <w:szCs w:val="26"/>
              </w:rPr>
              <w:t>;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0CB0D2A0"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A5C911A" w14:textId="77777777" w:rsidR="009C39CF" w:rsidRPr="00D63F97" w:rsidRDefault="009C39CF" w:rsidP="007E044B">
      <w:pPr>
        <w:spacing w:line="24" w:lineRule="atLeast"/>
        <w:rPr>
          <w:rFonts w:ascii="Times New Roman" w:hAnsi="Times New Roman" w:cs="Times New Roman"/>
          <w:color w:val="000000" w:themeColor="text1"/>
          <w:szCs w:val="26"/>
          <w:lang w:val="en-US"/>
        </w:rPr>
      </w:pPr>
    </w:p>
    <w:p w14:paraId="6C3749D1" w14:textId="77777777" w:rsidR="009E3B63" w:rsidRPr="00D63F97" w:rsidRDefault="009E3B63" w:rsidP="007E044B">
      <w:pPr>
        <w:spacing w:line="24" w:lineRule="atLeast"/>
        <w:rPr>
          <w:rFonts w:ascii="Times New Roman" w:hAnsi="Times New Roman" w:cs="Times New Roman"/>
          <w:color w:val="000000" w:themeColor="text1"/>
          <w:szCs w:val="26"/>
          <w:lang w:val="en-US"/>
        </w:rPr>
      </w:pPr>
    </w:p>
    <w:p w14:paraId="2017B9AF" w14:textId="77777777" w:rsidR="00BC308D" w:rsidRPr="00D63F97" w:rsidRDefault="00BC308D" w:rsidP="00BC308D">
      <w:pPr>
        <w:pStyle w:val="Caption"/>
        <w:keepNext/>
        <w:jc w:val="center"/>
        <w:rPr>
          <w:rFonts w:ascii="Times New Roman" w:hAnsi="Times New Roman" w:cs="Times New Roman"/>
          <w:sz w:val="26"/>
          <w:szCs w:val="26"/>
          <w:lang w:val="en-US"/>
        </w:rPr>
      </w:pPr>
      <w:bookmarkStart w:id="260" w:name="_Toc47891261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w:t>
      </w:r>
      <w:r w:rsidRPr="00D63F97">
        <w:rPr>
          <w:rFonts w:ascii="Times New Roman" w:hAnsi="Times New Roman" w:cs="Times New Roman"/>
          <w:color w:val="000000" w:themeColor="text1"/>
          <w:sz w:val="26"/>
          <w:szCs w:val="26"/>
        </w:rPr>
        <w:t xml:space="preserve"> Đặc tả use-case thêm tài khoản</w:t>
      </w:r>
      <w:bookmarkEnd w:id="260"/>
    </w:p>
    <w:tbl>
      <w:tblPr>
        <w:tblStyle w:val="TableGrid"/>
        <w:tblW w:w="0" w:type="auto"/>
        <w:tblLook w:val="04A0" w:firstRow="1" w:lastRow="0" w:firstColumn="1" w:lastColumn="0" w:noHBand="0" w:noVBand="1"/>
      </w:tblPr>
      <w:tblGrid>
        <w:gridCol w:w="4105"/>
        <w:gridCol w:w="4105"/>
      </w:tblGrid>
      <w:tr w:rsidR="007E044B" w:rsidRPr="00D63F97" w14:paraId="3F4EEB57" w14:textId="77777777" w:rsidTr="00B7137A">
        <w:tc>
          <w:tcPr>
            <w:tcW w:w="4105" w:type="dxa"/>
          </w:tcPr>
          <w:p w14:paraId="493B31A3"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tài khoản</w:t>
            </w:r>
          </w:p>
        </w:tc>
        <w:tc>
          <w:tcPr>
            <w:tcW w:w="4105" w:type="dxa"/>
          </w:tcPr>
          <w:p w14:paraId="7EEC037E"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P09</w:t>
            </w:r>
          </w:p>
        </w:tc>
      </w:tr>
      <w:tr w:rsidR="007E044B" w:rsidRPr="00D63F97" w14:paraId="494ECD78" w14:textId="77777777" w:rsidTr="00B7137A">
        <w:tc>
          <w:tcPr>
            <w:tcW w:w="4105" w:type="dxa"/>
          </w:tcPr>
          <w:p w14:paraId="51A7381B"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172032F0"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E5C1F87" w14:textId="77777777" w:rsidTr="00B7137A">
        <w:tc>
          <w:tcPr>
            <w:tcW w:w="4105" w:type="dxa"/>
          </w:tcPr>
          <w:p w14:paraId="6F2D5BD8"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tài khoản</w:t>
            </w:r>
          </w:p>
        </w:tc>
        <w:tc>
          <w:tcPr>
            <w:tcW w:w="4105" w:type="dxa"/>
          </w:tcPr>
          <w:p w14:paraId="3A2952D9"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tài khoản.</w:t>
            </w:r>
          </w:p>
        </w:tc>
      </w:tr>
      <w:tr w:rsidR="007E044B" w:rsidRPr="00D63F97" w14:paraId="6EE8DEA8" w14:textId="77777777" w:rsidTr="00B7137A">
        <w:tc>
          <w:tcPr>
            <w:tcW w:w="8210" w:type="dxa"/>
            <w:gridSpan w:val="2"/>
          </w:tcPr>
          <w:p w14:paraId="0F326FF0" w14:textId="77777777" w:rsidR="009E3B63" w:rsidRPr="00D63F97" w:rsidRDefault="009E3B6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1CFD0143"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w:t>
            </w:r>
            <w:r w:rsidR="00C41B82" w:rsidRPr="00D63F97">
              <w:rPr>
                <w:rFonts w:ascii="Times New Roman" w:hAnsi="Times New Roman" w:cs="Times New Roman"/>
                <w:color w:val="000000" w:themeColor="text1"/>
                <w:szCs w:val="26"/>
                <w:lang w:val="en-US"/>
              </w:rPr>
              <w:t>í tài khoản</w:t>
            </w:r>
            <w:r w:rsidRPr="00D63F97">
              <w:rPr>
                <w:rFonts w:ascii="Times New Roman" w:hAnsi="Times New Roman" w:cs="Times New Roman"/>
                <w:color w:val="000000" w:themeColor="text1"/>
                <w:szCs w:val="26"/>
                <w:lang w:val="en-US"/>
              </w:rPr>
              <w:t>.</w:t>
            </w:r>
          </w:p>
          <w:p w14:paraId="31262E39" w14:textId="77777777" w:rsidR="00C41B82" w:rsidRPr="00D63F97" w:rsidRDefault="00C41B82"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Chọn mục thêm tài khoản</w:t>
            </w:r>
          </w:p>
          <w:p w14:paraId="20C8141B"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00C41B82" w:rsidRPr="00D63F97">
              <w:rPr>
                <w:rFonts w:ascii="Times New Roman" w:hAnsi="Times New Roman" w:cs="Times New Roman"/>
                <w:color w:val="000000" w:themeColor="text1"/>
                <w:szCs w:val="26"/>
                <w:lang w:val="en-US"/>
              </w:rPr>
              <w:t xml:space="preserve"> các</w:t>
            </w:r>
            <w:r w:rsidR="00C41B82" w:rsidRPr="00D63F97">
              <w:rPr>
                <w:rFonts w:ascii="Times New Roman" w:hAnsi="Times New Roman" w:cs="Times New Roman"/>
                <w:color w:val="000000" w:themeColor="text1"/>
                <w:szCs w:val="26"/>
              </w:rPr>
              <w:t xml:space="preserve"> thông tin: tên đăng nhập, mật khẩu, email..</w:t>
            </w:r>
            <w:r w:rsidRPr="00D63F97">
              <w:rPr>
                <w:rFonts w:ascii="Times New Roman" w:hAnsi="Times New Roman" w:cs="Times New Roman"/>
                <w:color w:val="000000" w:themeColor="text1"/>
                <w:szCs w:val="26"/>
              </w:rPr>
              <w:t>.</w:t>
            </w:r>
          </w:p>
          <w:p w14:paraId="36B809A7"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4D572E33"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24942EE6"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nếu thông tin không hợp lệ, hệ thống sẽ thông báo</w:t>
            </w:r>
            <w:r w:rsidR="00C41B82" w:rsidRPr="00D63F97">
              <w:rPr>
                <w:rFonts w:ascii="Times New Roman" w:hAnsi="Times New Roman" w:cs="Times New Roman"/>
                <w:color w:val="000000" w:themeColor="text1"/>
                <w:szCs w:val="26"/>
              </w:rPr>
              <w:t xml:space="preserve"> lỗi</w:t>
            </w:r>
            <w:r w:rsidRPr="00D63F97">
              <w:rPr>
                <w:rFonts w:ascii="Times New Roman" w:hAnsi="Times New Roman" w:cs="Times New Roman"/>
                <w:color w:val="000000" w:themeColor="text1"/>
                <w:szCs w:val="26"/>
              </w:rPr>
              <w:t>.</w:t>
            </w:r>
          </w:p>
          <w:p w14:paraId="63D7F542"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76B2D2A2" w14:textId="77777777" w:rsidR="000B072D" w:rsidRPr="00D63F97" w:rsidRDefault="000B072D" w:rsidP="007E044B">
      <w:pPr>
        <w:spacing w:line="24" w:lineRule="atLeast"/>
        <w:rPr>
          <w:rFonts w:ascii="Times New Roman" w:hAnsi="Times New Roman" w:cs="Times New Roman"/>
          <w:color w:val="000000" w:themeColor="text1"/>
          <w:szCs w:val="26"/>
          <w:lang w:val="en-US"/>
        </w:rPr>
      </w:pPr>
    </w:p>
    <w:p w14:paraId="45477794" w14:textId="77777777" w:rsidR="000B072D" w:rsidRPr="00D63F97" w:rsidRDefault="000B072D" w:rsidP="007E044B">
      <w:pPr>
        <w:spacing w:line="24" w:lineRule="atLeast"/>
        <w:rPr>
          <w:rFonts w:ascii="Times New Roman" w:hAnsi="Times New Roman" w:cs="Times New Roman"/>
          <w:color w:val="000000" w:themeColor="text1"/>
          <w:szCs w:val="26"/>
          <w:lang w:val="en-US"/>
        </w:rPr>
      </w:pPr>
    </w:p>
    <w:p w14:paraId="61C343CD" w14:textId="77777777" w:rsidR="000B072D" w:rsidRPr="00D63F97" w:rsidRDefault="000B072D" w:rsidP="007E044B">
      <w:pPr>
        <w:spacing w:line="24" w:lineRule="atLeast"/>
        <w:rPr>
          <w:rFonts w:ascii="Times New Roman" w:hAnsi="Times New Roman" w:cs="Times New Roman"/>
          <w:color w:val="000000" w:themeColor="text1"/>
          <w:szCs w:val="26"/>
          <w:lang w:val="en-US"/>
        </w:rPr>
      </w:pPr>
    </w:p>
    <w:p w14:paraId="1B0D03EA" w14:textId="77777777" w:rsidR="009E3B63" w:rsidRPr="00D63F97" w:rsidRDefault="009E3B63" w:rsidP="007E044B">
      <w:pPr>
        <w:spacing w:line="24" w:lineRule="atLeast"/>
        <w:rPr>
          <w:rFonts w:ascii="Times New Roman" w:hAnsi="Times New Roman" w:cs="Times New Roman"/>
          <w:color w:val="000000" w:themeColor="text1"/>
          <w:szCs w:val="26"/>
          <w:lang w:val="en-US"/>
        </w:rPr>
      </w:pPr>
    </w:p>
    <w:p w14:paraId="5D5BE5D2" w14:textId="77777777" w:rsidR="000B072D" w:rsidRPr="00D63F97" w:rsidRDefault="000B072D" w:rsidP="000B072D">
      <w:pPr>
        <w:pStyle w:val="Caption"/>
        <w:keepNext/>
        <w:jc w:val="center"/>
        <w:rPr>
          <w:rFonts w:ascii="Times New Roman" w:hAnsi="Times New Roman" w:cs="Times New Roman"/>
          <w:color w:val="000000" w:themeColor="text1"/>
          <w:sz w:val="26"/>
          <w:szCs w:val="26"/>
          <w:lang w:val="en-US"/>
        </w:rPr>
      </w:pPr>
      <w:bookmarkStart w:id="261" w:name="_Toc478912617"/>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tài khoản</w:t>
      </w:r>
      <w:bookmarkEnd w:id="261"/>
    </w:p>
    <w:tbl>
      <w:tblPr>
        <w:tblStyle w:val="TableGrid"/>
        <w:tblW w:w="0" w:type="auto"/>
        <w:tblLook w:val="04A0" w:firstRow="1" w:lastRow="0" w:firstColumn="1" w:lastColumn="0" w:noHBand="0" w:noVBand="1"/>
      </w:tblPr>
      <w:tblGrid>
        <w:gridCol w:w="4105"/>
        <w:gridCol w:w="4105"/>
      </w:tblGrid>
      <w:tr w:rsidR="007E044B" w:rsidRPr="00D63F97" w14:paraId="6AC8A100" w14:textId="77777777" w:rsidTr="00B7137A">
        <w:tc>
          <w:tcPr>
            <w:tcW w:w="4105" w:type="dxa"/>
          </w:tcPr>
          <w:p w14:paraId="298CA3E0"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w:t>
            </w:r>
            <w:r w:rsidR="00C41B82" w:rsidRPr="00D63F97">
              <w:rPr>
                <w:rFonts w:ascii="Times New Roman" w:hAnsi="Times New Roman" w:cs="Times New Roman"/>
                <w:color w:val="000000" w:themeColor="text1"/>
                <w:szCs w:val="26"/>
                <w:lang w:val="en-US"/>
              </w:rPr>
              <w:t>a tài khoản</w:t>
            </w:r>
          </w:p>
        </w:tc>
        <w:tc>
          <w:tcPr>
            <w:tcW w:w="4105" w:type="dxa"/>
          </w:tcPr>
          <w:p w14:paraId="13778226"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C41B82" w:rsidRPr="00D63F97">
              <w:rPr>
                <w:rFonts w:ascii="Times New Roman" w:hAnsi="Times New Roman" w:cs="Times New Roman"/>
                <w:color w:val="000000" w:themeColor="text1"/>
                <w:szCs w:val="26"/>
                <w:lang w:val="en-US"/>
              </w:rPr>
              <w:t xml:space="preserve"> P10</w:t>
            </w:r>
          </w:p>
        </w:tc>
      </w:tr>
      <w:tr w:rsidR="007E044B" w:rsidRPr="00D63F97" w14:paraId="1CBEAC8B" w14:textId="77777777" w:rsidTr="00B7137A">
        <w:tc>
          <w:tcPr>
            <w:tcW w:w="4105" w:type="dxa"/>
          </w:tcPr>
          <w:p w14:paraId="2DD57BDB"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1FD47F6"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0BB3133" w14:textId="77777777" w:rsidTr="00B7137A">
        <w:tc>
          <w:tcPr>
            <w:tcW w:w="4105" w:type="dxa"/>
          </w:tcPr>
          <w:p w14:paraId="59EE13DB"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C41B82" w:rsidRPr="00D63F97">
              <w:rPr>
                <w:rFonts w:ascii="Times New Roman" w:hAnsi="Times New Roman" w:cs="Times New Roman"/>
                <w:color w:val="000000" w:themeColor="text1"/>
                <w:szCs w:val="26"/>
              </w:rPr>
              <w:t>n lí tài khoản</w:t>
            </w:r>
          </w:p>
        </w:tc>
        <w:tc>
          <w:tcPr>
            <w:tcW w:w="4105" w:type="dxa"/>
          </w:tcPr>
          <w:p w14:paraId="1D7C9DB7"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w:t>
            </w:r>
            <w:r w:rsidR="00C41B82" w:rsidRPr="00D63F97">
              <w:rPr>
                <w:rFonts w:ascii="Times New Roman" w:hAnsi="Times New Roman" w:cs="Times New Roman"/>
                <w:color w:val="000000" w:themeColor="text1"/>
                <w:szCs w:val="26"/>
              </w:rPr>
              <w:t>a tài khoản</w:t>
            </w:r>
            <w:r w:rsidRPr="00D63F97">
              <w:rPr>
                <w:rFonts w:ascii="Times New Roman" w:hAnsi="Times New Roman" w:cs="Times New Roman"/>
                <w:color w:val="000000" w:themeColor="text1"/>
                <w:szCs w:val="26"/>
              </w:rPr>
              <w:t>.</w:t>
            </w:r>
          </w:p>
        </w:tc>
      </w:tr>
      <w:tr w:rsidR="007E044B" w:rsidRPr="00D63F97" w14:paraId="298BA89A" w14:textId="77777777" w:rsidTr="00B7137A">
        <w:tc>
          <w:tcPr>
            <w:tcW w:w="8210" w:type="dxa"/>
            <w:gridSpan w:val="2"/>
          </w:tcPr>
          <w:p w14:paraId="385B4273" w14:textId="77777777" w:rsidR="009E3B63" w:rsidRPr="00D63F97" w:rsidRDefault="009E3B6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0111636"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w:t>
            </w:r>
            <w:r w:rsidR="00C41B82" w:rsidRPr="00D63F97">
              <w:rPr>
                <w:rFonts w:ascii="Times New Roman" w:hAnsi="Times New Roman" w:cs="Times New Roman"/>
                <w:color w:val="000000" w:themeColor="text1"/>
                <w:szCs w:val="26"/>
                <w:lang w:val="en-US"/>
              </w:rPr>
              <w:t>n lí tài khoản</w:t>
            </w:r>
            <w:r w:rsidRPr="00D63F97">
              <w:rPr>
                <w:rFonts w:ascii="Times New Roman" w:hAnsi="Times New Roman" w:cs="Times New Roman"/>
                <w:color w:val="000000" w:themeColor="text1"/>
                <w:szCs w:val="26"/>
                <w:lang w:val="en-US"/>
              </w:rPr>
              <w:t>.</w:t>
            </w:r>
          </w:p>
          <w:p w14:paraId="4A8DE6B0"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w:t>
            </w:r>
            <w:r w:rsidR="00C41B82" w:rsidRPr="00D63F97">
              <w:rPr>
                <w:rFonts w:ascii="Times New Roman" w:hAnsi="Times New Roman" w:cs="Times New Roman"/>
                <w:color w:val="000000" w:themeColor="text1"/>
                <w:szCs w:val="26"/>
                <w:lang w:val="en-US"/>
              </w:rPr>
              <w:t>i tài khoản</w:t>
            </w:r>
            <w:r w:rsidRPr="00D63F97">
              <w:rPr>
                <w:rFonts w:ascii="Times New Roman" w:hAnsi="Times New Roman" w:cs="Times New Roman"/>
                <w:color w:val="000000" w:themeColor="text1"/>
                <w:szCs w:val="26"/>
                <w:lang w:val="en-US"/>
              </w:rPr>
              <w:t xml:space="preserve"> tương ứng</w:t>
            </w:r>
            <w:r w:rsidRPr="00D63F97">
              <w:rPr>
                <w:rFonts w:ascii="Times New Roman" w:hAnsi="Times New Roman" w:cs="Times New Roman"/>
                <w:color w:val="000000" w:themeColor="text1"/>
                <w:szCs w:val="26"/>
              </w:rPr>
              <w:t>.</w:t>
            </w:r>
          </w:p>
          <w:p w14:paraId="40D7DC4F" w14:textId="77777777" w:rsidR="00C41B82"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00C41B82" w:rsidRPr="00D63F97">
              <w:rPr>
                <w:rFonts w:ascii="Times New Roman" w:hAnsi="Times New Roman" w:cs="Times New Roman"/>
                <w:color w:val="000000" w:themeColor="text1"/>
                <w:szCs w:val="26"/>
                <w:lang w:val="en-US"/>
              </w:rPr>
              <w:t xml:space="preserve"> các</w:t>
            </w:r>
            <w:r w:rsidRPr="00D63F97">
              <w:rPr>
                <w:rFonts w:ascii="Times New Roman" w:hAnsi="Times New Roman" w:cs="Times New Roman"/>
                <w:color w:val="000000" w:themeColor="text1"/>
                <w:szCs w:val="26"/>
              </w:rPr>
              <w:t xml:space="preserve"> thông tin</w:t>
            </w:r>
            <w:r w:rsidR="00C41B82" w:rsidRPr="00D63F97">
              <w:rPr>
                <w:rFonts w:ascii="Times New Roman" w:hAnsi="Times New Roman" w:cs="Times New Roman"/>
                <w:color w:val="000000" w:themeColor="text1"/>
                <w:szCs w:val="26"/>
                <w:lang w:val="en-US"/>
              </w:rPr>
              <w:t xml:space="preserve">: </w:t>
            </w:r>
            <w:r w:rsidR="00C41B82" w:rsidRPr="00D63F97">
              <w:rPr>
                <w:rFonts w:ascii="Times New Roman" w:hAnsi="Times New Roman" w:cs="Times New Roman"/>
                <w:color w:val="000000" w:themeColor="text1"/>
                <w:szCs w:val="26"/>
              </w:rPr>
              <w:t>mật khẩu, email</w:t>
            </w:r>
            <w:r w:rsidR="00C41B82" w:rsidRPr="00D63F97">
              <w:rPr>
                <w:rFonts w:ascii="Times New Roman" w:hAnsi="Times New Roman" w:cs="Times New Roman"/>
                <w:color w:val="000000" w:themeColor="text1"/>
                <w:szCs w:val="26"/>
                <w:lang w:val="en-US"/>
              </w:rPr>
              <w:t>, họ tên</w:t>
            </w:r>
            <w:r w:rsidR="00C41B82" w:rsidRPr="00D63F97">
              <w:rPr>
                <w:rFonts w:ascii="Times New Roman" w:hAnsi="Times New Roman" w:cs="Times New Roman"/>
                <w:color w:val="000000" w:themeColor="text1"/>
                <w:szCs w:val="26"/>
              </w:rPr>
              <w:t>...</w:t>
            </w:r>
          </w:p>
          <w:p w14:paraId="342B8B88"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0594A92A"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32A720C"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w:t>
            </w:r>
            <w:r w:rsidR="00C41B82" w:rsidRPr="00D63F97">
              <w:rPr>
                <w:rFonts w:ascii="Times New Roman" w:hAnsi="Times New Roman" w:cs="Times New Roman"/>
                <w:color w:val="000000" w:themeColor="text1"/>
                <w:szCs w:val="26"/>
              </w:rPr>
              <w:t>u, thông báo cập nhật</w:t>
            </w:r>
            <w:r w:rsidRPr="00D63F97">
              <w:rPr>
                <w:rFonts w:ascii="Times New Roman" w:hAnsi="Times New Roman" w:cs="Times New Roman"/>
                <w:color w:val="000000" w:themeColor="text1"/>
                <w:szCs w:val="26"/>
              </w:rPr>
              <w:t xml:space="preserve"> mới thành công;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7E65FC44"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6DCFE4FF"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5B910EA9" w14:textId="77777777" w:rsidR="00AC4147" w:rsidRPr="00D63F97" w:rsidRDefault="00AC4147" w:rsidP="00AC4147">
      <w:pPr>
        <w:pStyle w:val="Caption"/>
        <w:keepNext/>
        <w:jc w:val="center"/>
        <w:rPr>
          <w:rFonts w:ascii="Times New Roman" w:hAnsi="Times New Roman" w:cs="Times New Roman"/>
          <w:color w:val="000000" w:themeColor="text1"/>
          <w:sz w:val="26"/>
          <w:szCs w:val="26"/>
          <w:lang w:val="en-US"/>
        </w:rPr>
      </w:pPr>
      <w:bookmarkStart w:id="262" w:name="_Toc478912618"/>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tài liệu</w:t>
      </w:r>
      <w:bookmarkEnd w:id="262"/>
    </w:p>
    <w:tbl>
      <w:tblPr>
        <w:tblStyle w:val="TableGrid"/>
        <w:tblW w:w="0" w:type="auto"/>
        <w:tblLook w:val="04A0" w:firstRow="1" w:lastRow="0" w:firstColumn="1" w:lastColumn="0" w:noHBand="0" w:noVBand="1"/>
      </w:tblPr>
      <w:tblGrid>
        <w:gridCol w:w="4105"/>
        <w:gridCol w:w="4105"/>
      </w:tblGrid>
      <w:tr w:rsidR="007E044B" w:rsidRPr="00D63F97" w14:paraId="787037EB" w14:textId="77777777" w:rsidTr="00B7137A">
        <w:tc>
          <w:tcPr>
            <w:tcW w:w="4105" w:type="dxa"/>
          </w:tcPr>
          <w:p w14:paraId="66EC4554"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tài liệu</w:t>
            </w:r>
          </w:p>
        </w:tc>
        <w:tc>
          <w:tcPr>
            <w:tcW w:w="4105" w:type="dxa"/>
          </w:tcPr>
          <w:p w14:paraId="112CA2DA"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P11</w:t>
            </w:r>
          </w:p>
        </w:tc>
      </w:tr>
      <w:tr w:rsidR="007E044B" w:rsidRPr="00D63F97" w14:paraId="016D94F0" w14:textId="77777777" w:rsidTr="00B7137A">
        <w:tc>
          <w:tcPr>
            <w:tcW w:w="4105" w:type="dxa"/>
          </w:tcPr>
          <w:p w14:paraId="041E3174"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155BE504"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4F60DAF6" w14:textId="77777777" w:rsidTr="00B7137A">
        <w:tc>
          <w:tcPr>
            <w:tcW w:w="4105" w:type="dxa"/>
          </w:tcPr>
          <w:p w14:paraId="63F75D6E"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tào liệu</w:t>
            </w:r>
          </w:p>
        </w:tc>
        <w:tc>
          <w:tcPr>
            <w:tcW w:w="4105" w:type="dxa"/>
          </w:tcPr>
          <w:p w14:paraId="23C81F2E"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tài liệu.</w:t>
            </w:r>
          </w:p>
        </w:tc>
      </w:tr>
      <w:tr w:rsidR="007E044B" w:rsidRPr="00D63F97" w14:paraId="060A75B1" w14:textId="77777777" w:rsidTr="00B7137A">
        <w:tc>
          <w:tcPr>
            <w:tcW w:w="8210" w:type="dxa"/>
            <w:gridSpan w:val="2"/>
          </w:tcPr>
          <w:p w14:paraId="51BCF27F"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58AFD7E3"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tài liệu.</w:t>
            </w:r>
          </w:p>
          <w:p w14:paraId="6CFA12ED"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Chọn mục thêm tài liệu</w:t>
            </w:r>
          </w:p>
          <w:p w14:paraId="50B50AC7"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Pr="00D63F97">
              <w:rPr>
                <w:rFonts w:ascii="Times New Roman" w:hAnsi="Times New Roman" w:cs="Times New Roman"/>
                <w:color w:val="000000" w:themeColor="text1"/>
                <w:szCs w:val="26"/>
                <w:lang w:val="en-US"/>
              </w:rPr>
              <w:t xml:space="preserve"> các</w:t>
            </w:r>
            <w:r w:rsidRPr="00D63F97">
              <w:rPr>
                <w:rFonts w:ascii="Times New Roman" w:hAnsi="Times New Roman" w:cs="Times New Roman"/>
                <w:color w:val="000000" w:themeColor="text1"/>
                <w:szCs w:val="26"/>
              </w:rPr>
              <w:t xml:space="preserve"> thông tin: tên tài liệu, </w:t>
            </w:r>
            <w:r w:rsidRPr="00D63F97">
              <w:rPr>
                <w:rFonts w:ascii="Times New Roman" w:hAnsi="Times New Roman" w:cs="Times New Roman"/>
                <w:color w:val="000000" w:themeColor="text1"/>
                <w:szCs w:val="26"/>
                <w:lang w:val="en-US"/>
              </w:rPr>
              <w:t>lĩnh vực</w:t>
            </w:r>
            <w:r w:rsidRPr="00D63F97">
              <w:rPr>
                <w:rFonts w:ascii="Times New Roman" w:hAnsi="Times New Roman" w:cs="Times New Roman"/>
                <w:color w:val="000000" w:themeColor="text1"/>
                <w:szCs w:val="26"/>
              </w:rPr>
              <w:t>, giáo viên...</w:t>
            </w:r>
          </w:p>
          <w:p w14:paraId="4C6B57B9"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4D112F78"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2756F193"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nếu thông tin không hợp lệ, hệ thống sẽ thông báo lỗi.</w:t>
            </w:r>
          </w:p>
          <w:p w14:paraId="4D7E6C38"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5A51B681"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0BD35D57" w14:textId="77777777" w:rsidR="00293B40" w:rsidRPr="00D63F97" w:rsidRDefault="00293B40" w:rsidP="00E41E79">
      <w:pPr>
        <w:pStyle w:val="Caption"/>
        <w:keepNext/>
        <w:jc w:val="center"/>
        <w:rPr>
          <w:rFonts w:ascii="Times New Roman" w:hAnsi="Times New Roman" w:cs="Times New Roman"/>
          <w:color w:val="000000" w:themeColor="text1"/>
          <w:sz w:val="26"/>
          <w:szCs w:val="26"/>
          <w:lang w:val="en-US"/>
        </w:rPr>
      </w:pPr>
    </w:p>
    <w:p w14:paraId="46B08A5A" w14:textId="77777777" w:rsidR="00293B40" w:rsidRPr="00D63F97" w:rsidRDefault="00293B40" w:rsidP="00E41E79">
      <w:pPr>
        <w:pStyle w:val="Caption"/>
        <w:keepNext/>
        <w:jc w:val="center"/>
        <w:rPr>
          <w:rFonts w:ascii="Times New Roman" w:hAnsi="Times New Roman" w:cs="Times New Roman"/>
          <w:color w:val="000000" w:themeColor="text1"/>
          <w:sz w:val="26"/>
          <w:szCs w:val="26"/>
          <w:lang w:val="en-US"/>
        </w:rPr>
      </w:pPr>
    </w:p>
    <w:p w14:paraId="7DB87DED" w14:textId="77777777" w:rsidR="00293B40" w:rsidRPr="00D63F97" w:rsidRDefault="00293B40" w:rsidP="00E41E79">
      <w:pPr>
        <w:pStyle w:val="Caption"/>
        <w:keepNext/>
        <w:jc w:val="center"/>
        <w:rPr>
          <w:rFonts w:ascii="Times New Roman" w:hAnsi="Times New Roman" w:cs="Times New Roman"/>
          <w:color w:val="000000" w:themeColor="text1"/>
          <w:sz w:val="26"/>
          <w:szCs w:val="26"/>
          <w:lang w:val="en-US"/>
        </w:rPr>
      </w:pPr>
    </w:p>
    <w:p w14:paraId="29C3E822" w14:textId="77777777" w:rsidR="00E41E79" w:rsidRPr="00D63F97" w:rsidRDefault="00E41E79" w:rsidP="00E41E79">
      <w:pPr>
        <w:pStyle w:val="Caption"/>
        <w:keepNext/>
        <w:jc w:val="center"/>
        <w:rPr>
          <w:rFonts w:ascii="Times New Roman" w:hAnsi="Times New Roman" w:cs="Times New Roman"/>
          <w:color w:val="000000" w:themeColor="text1"/>
          <w:sz w:val="26"/>
          <w:szCs w:val="26"/>
          <w:lang w:val="en-US"/>
        </w:rPr>
      </w:pPr>
      <w:bookmarkStart w:id="263" w:name="_Toc478912619"/>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tài liệu</w:t>
      </w:r>
      <w:bookmarkEnd w:id="263"/>
    </w:p>
    <w:p w14:paraId="5BAD1DB7" w14:textId="77777777" w:rsidR="00293B40" w:rsidRPr="00D63F97" w:rsidRDefault="00293B40" w:rsidP="00293B40">
      <w:pPr>
        <w:rPr>
          <w:rFonts w:ascii="Times New Roman" w:hAnsi="Times New Roman" w:cs="Times New Roman"/>
          <w:szCs w:val="26"/>
          <w:lang w:val="en-US"/>
        </w:rPr>
      </w:pPr>
    </w:p>
    <w:tbl>
      <w:tblPr>
        <w:tblStyle w:val="TableGrid"/>
        <w:tblW w:w="0" w:type="auto"/>
        <w:tblLook w:val="04A0" w:firstRow="1" w:lastRow="0" w:firstColumn="1" w:lastColumn="0" w:noHBand="0" w:noVBand="1"/>
      </w:tblPr>
      <w:tblGrid>
        <w:gridCol w:w="4105"/>
        <w:gridCol w:w="4105"/>
      </w:tblGrid>
      <w:tr w:rsidR="007E044B" w:rsidRPr="00D63F97" w14:paraId="53219981" w14:textId="77777777" w:rsidTr="00B7137A">
        <w:tc>
          <w:tcPr>
            <w:tcW w:w="4105" w:type="dxa"/>
          </w:tcPr>
          <w:p w14:paraId="1B59EC9E"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sửa tài liệu</w:t>
            </w:r>
          </w:p>
        </w:tc>
        <w:tc>
          <w:tcPr>
            <w:tcW w:w="4105" w:type="dxa"/>
          </w:tcPr>
          <w:p w14:paraId="63D73BE5"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P12</w:t>
            </w:r>
          </w:p>
        </w:tc>
      </w:tr>
      <w:tr w:rsidR="007E044B" w:rsidRPr="00D63F97" w14:paraId="73AD4C56" w14:textId="77777777" w:rsidTr="00B7137A">
        <w:tc>
          <w:tcPr>
            <w:tcW w:w="4105" w:type="dxa"/>
          </w:tcPr>
          <w:p w14:paraId="4B0AD77C"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9F97FEB"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E219BB6" w14:textId="77777777" w:rsidTr="00B7137A">
        <w:tc>
          <w:tcPr>
            <w:tcW w:w="4105" w:type="dxa"/>
          </w:tcPr>
          <w:p w14:paraId="5A5663B8"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tài liệu</w:t>
            </w:r>
          </w:p>
        </w:tc>
        <w:tc>
          <w:tcPr>
            <w:tcW w:w="4105" w:type="dxa"/>
          </w:tcPr>
          <w:p w14:paraId="3F3C7A03"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sửa tài liệu.</w:t>
            </w:r>
          </w:p>
        </w:tc>
      </w:tr>
      <w:tr w:rsidR="007E044B" w:rsidRPr="00D63F97" w14:paraId="58BC00B8" w14:textId="77777777" w:rsidTr="00B7137A">
        <w:tc>
          <w:tcPr>
            <w:tcW w:w="8210" w:type="dxa"/>
            <w:gridSpan w:val="2"/>
          </w:tcPr>
          <w:p w14:paraId="3A5F47B2"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44E4271"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tài liệu.</w:t>
            </w:r>
          </w:p>
          <w:p w14:paraId="7957CD87"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tài liệu tương ứng</w:t>
            </w:r>
            <w:r w:rsidRPr="00D63F97">
              <w:rPr>
                <w:rFonts w:ascii="Times New Roman" w:hAnsi="Times New Roman" w:cs="Times New Roman"/>
                <w:color w:val="000000" w:themeColor="text1"/>
                <w:szCs w:val="26"/>
              </w:rPr>
              <w:t>.</w:t>
            </w:r>
          </w:p>
          <w:p w14:paraId="3874A436"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Pr="00D63F97">
              <w:rPr>
                <w:rFonts w:ascii="Times New Roman" w:hAnsi="Times New Roman" w:cs="Times New Roman"/>
                <w:color w:val="000000" w:themeColor="text1"/>
                <w:szCs w:val="26"/>
                <w:lang w:val="en-US"/>
              </w:rPr>
              <w:t xml:space="preserve"> các</w:t>
            </w:r>
            <w:r w:rsidRPr="00D63F97">
              <w:rPr>
                <w:rFonts w:ascii="Times New Roman" w:hAnsi="Times New Roman" w:cs="Times New Roman"/>
                <w:color w:val="000000" w:themeColor="text1"/>
                <w:szCs w:val="26"/>
              </w:rPr>
              <w:t xml:space="preserve"> thông tin</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 xml:space="preserve">tên tài liệu, </w:t>
            </w:r>
            <w:r w:rsidRPr="00D63F97">
              <w:rPr>
                <w:rFonts w:ascii="Times New Roman" w:hAnsi="Times New Roman" w:cs="Times New Roman"/>
                <w:color w:val="000000" w:themeColor="text1"/>
                <w:szCs w:val="26"/>
                <w:lang w:val="en-US"/>
              </w:rPr>
              <w:t>lĩnh vực</w:t>
            </w:r>
            <w:r w:rsidRPr="00D63F97">
              <w:rPr>
                <w:rFonts w:ascii="Times New Roman" w:hAnsi="Times New Roman" w:cs="Times New Roman"/>
                <w:color w:val="000000" w:themeColor="text1"/>
                <w:szCs w:val="26"/>
              </w:rPr>
              <w:t>, giáo viên...</w:t>
            </w:r>
          </w:p>
          <w:p w14:paraId="6DCC824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59AFF09B"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4DAE5754"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cập nhật mới thành công;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3459165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3F747440"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719C9A2E" w14:textId="77777777" w:rsidR="00293B40" w:rsidRPr="00D63F97" w:rsidRDefault="00293B40" w:rsidP="00293B40">
      <w:pPr>
        <w:pStyle w:val="Caption"/>
        <w:keepNext/>
        <w:jc w:val="center"/>
        <w:rPr>
          <w:rFonts w:ascii="Times New Roman" w:hAnsi="Times New Roman" w:cs="Times New Roman"/>
          <w:color w:val="000000" w:themeColor="text1"/>
          <w:sz w:val="26"/>
          <w:szCs w:val="26"/>
          <w:lang w:val="en-US"/>
        </w:rPr>
      </w:pPr>
      <w:bookmarkStart w:id="264" w:name="_Toc478912620"/>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l</w:t>
      </w:r>
      <w:r w:rsidRPr="00D63F97">
        <w:rPr>
          <w:rFonts w:ascii="Times New Roman" w:hAnsi="Times New Roman" w:cs="Times New Roman"/>
          <w:color w:val="000000" w:themeColor="text1"/>
          <w:sz w:val="26"/>
          <w:szCs w:val="26"/>
          <w:lang w:val="en-US"/>
        </w:rPr>
        <w:t>ĩnh vực</w:t>
      </w:r>
      <w:bookmarkEnd w:id="264"/>
    </w:p>
    <w:tbl>
      <w:tblPr>
        <w:tblStyle w:val="TableGrid"/>
        <w:tblW w:w="0" w:type="auto"/>
        <w:tblLook w:val="04A0" w:firstRow="1" w:lastRow="0" w:firstColumn="1" w:lastColumn="0" w:noHBand="0" w:noVBand="1"/>
      </w:tblPr>
      <w:tblGrid>
        <w:gridCol w:w="4105"/>
        <w:gridCol w:w="4105"/>
      </w:tblGrid>
      <w:tr w:rsidR="007E044B" w:rsidRPr="00D63F97" w14:paraId="38F62A94" w14:textId="77777777" w:rsidTr="00B7137A">
        <w:tc>
          <w:tcPr>
            <w:tcW w:w="4105" w:type="dxa"/>
          </w:tcPr>
          <w:p w14:paraId="1FD3DC3C"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lĩnh vực</w:t>
            </w:r>
          </w:p>
        </w:tc>
        <w:tc>
          <w:tcPr>
            <w:tcW w:w="4105" w:type="dxa"/>
          </w:tcPr>
          <w:p w14:paraId="1DB4B7A6"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P13</w:t>
            </w:r>
          </w:p>
        </w:tc>
      </w:tr>
      <w:tr w:rsidR="007E044B" w:rsidRPr="00D63F97" w14:paraId="04F800BD" w14:textId="77777777" w:rsidTr="00B7137A">
        <w:tc>
          <w:tcPr>
            <w:tcW w:w="4105" w:type="dxa"/>
          </w:tcPr>
          <w:p w14:paraId="56CC5059"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7334557"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31DDCFA" w14:textId="77777777" w:rsidTr="00B7137A">
        <w:tc>
          <w:tcPr>
            <w:tcW w:w="4105" w:type="dxa"/>
          </w:tcPr>
          <w:p w14:paraId="3940F5F4"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lĩnh vực</w:t>
            </w:r>
          </w:p>
        </w:tc>
        <w:tc>
          <w:tcPr>
            <w:tcW w:w="4105" w:type="dxa"/>
          </w:tcPr>
          <w:p w14:paraId="0C285A53"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lĩnh vực.</w:t>
            </w:r>
          </w:p>
        </w:tc>
      </w:tr>
      <w:tr w:rsidR="007E044B" w:rsidRPr="00D63F97" w14:paraId="7A392B24" w14:textId="77777777" w:rsidTr="00B7137A">
        <w:tc>
          <w:tcPr>
            <w:tcW w:w="8210" w:type="dxa"/>
            <w:gridSpan w:val="2"/>
          </w:tcPr>
          <w:p w14:paraId="2BB3067D"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0E0CAE93"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lĩnh vực.</w:t>
            </w:r>
          </w:p>
          <w:p w14:paraId="1791FA9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lĩnh vực.</w:t>
            </w:r>
          </w:p>
          <w:p w14:paraId="56486899"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32E19052"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126A725B"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694E2A" w:rsidRPr="00D63F97">
              <w:rPr>
                <w:rFonts w:ascii="Times New Roman" w:hAnsi="Times New Roman" w:cs="Times New Roman"/>
                <w:color w:val="000000" w:themeColor="text1"/>
                <w:szCs w:val="26"/>
              </w:rPr>
              <w:t>n lí lĩnh vực</w:t>
            </w:r>
            <w:r w:rsidRPr="00D63F97">
              <w:rPr>
                <w:rFonts w:ascii="Times New Roman" w:hAnsi="Times New Roman" w:cs="Times New Roman"/>
                <w:color w:val="000000" w:themeColor="text1"/>
                <w:szCs w:val="26"/>
              </w:rPr>
              <w:t>; nếu thông tin không hợp lệ, hệ thống sẽ thông báo và chuyển về trang Quả</w:t>
            </w:r>
            <w:r w:rsidR="00B7137A" w:rsidRPr="00D63F97">
              <w:rPr>
                <w:rFonts w:ascii="Times New Roman" w:hAnsi="Times New Roman" w:cs="Times New Roman"/>
                <w:color w:val="000000" w:themeColor="text1"/>
                <w:szCs w:val="26"/>
              </w:rPr>
              <w:t>n lí lĩnh vực</w:t>
            </w:r>
            <w:r w:rsidRPr="00D63F97">
              <w:rPr>
                <w:rFonts w:ascii="Times New Roman" w:hAnsi="Times New Roman" w:cs="Times New Roman"/>
                <w:color w:val="000000" w:themeColor="text1"/>
                <w:szCs w:val="26"/>
              </w:rPr>
              <w:t>.</w:t>
            </w:r>
          </w:p>
          <w:p w14:paraId="18B1DB5D"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7E38F24B" w14:textId="77777777" w:rsidR="00774744" w:rsidRPr="00D63F97" w:rsidRDefault="00774744" w:rsidP="007E044B">
      <w:pPr>
        <w:spacing w:line="24" w:lineRule="atLeast"/>
        <w:rPr>
          <w:rFonts w:ascii="Times New Roman" w:hAnsi="Times New Roman" w:cs="Times New Roman"/>
          <w:color w:val="000000" w:themeColor="text1"/>
          <w:szCs w:val="26"/>
          <w:lang w:val="en-US"/>
        </w:rPr>
      </w:pPr>
    </w:p>
    <w:p w14:paraId="69B42EF0" w14:textId="77777777" w:rsidR="00774744" w:rsidRPr="00D63F97" w:rsidRDefault="00774744" w:rsidP="007E044B">
      <w:pPr>
        <w:spacing w:line="24" w:lineRule="atLeast"/>
        <w:rPr>
          <w:rFonts w:ascii="Times New Roman" w:hAnsi="Times New Roman" w:cs="Times New Roman"/>
          <w:color w:val="000000" w:themeColor="text1"/>
          <w:szCs w:val="26"/>
          <w:lang w:val="en-US"/>
        </w:rPr>
      </w:pPr>
    </w:p>
    <w:p w14:paraId="4079AB98"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16B8AA1B" w14:textId="77777777" w:rsidR="00774744" w:rsidRPr="00D63F97" w:rsidRDefault="00774744" w:rsidP="00774744">
      <w:pPr>
        <w:pStyle w:val="Caption"/>
        <w:keepNext/>
        <w:jc w:val="center"/>
        <w:rPr>
          <w:rFonts w:ascii="Times New Roman" w:hAnsi="Times New Roman" w:cs="Times New Roman"/>
          <w:color w:val="000000" w:themeColor="text1"/>
          <w:sz w:val="26"/>
          <w:szCs w:val="26"/>
          <w:lang w:val="en-US"/>
        </w:rPr>
      </w:pPr>
      <w:bookmarkStart w:id="265" w:name="_Toc478912621"/>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lĩnh vực</w:t>
      </w:r>
      <w:bookmarkEnd w:id="265"/>
    </w:p>
    <w:tbl>
      <w:tblPr>
        <w:tblStyle w:val="TableGrid"/>
        <w:tblW w:w="0" w:type="auto"/>
        <w:tblLook w:val="04A0" w:firstRow="1" w:lastRow="0" w:firstColumn="1" w:lastColumn="0" w:noHBand="0" w:noVBand="1"/>
      </w:tblPr>
      <w:tblGrid>
        <w:gridCol w:w="4105"/>
        <w:gridCol w:w="4105"/>
      </w:tblGrid>
      <w:tr w:rsidR="007E044B" w:rsidRPr="00D63F97" w14:paraId="57D9E87B" w14:textId="77777777" w:rsidTr="00B7137A">
        <w:tc>
          <w:tcPr>
            <w:tcW w:w="4105" w:type="dxa"/>
          </w:tcPr>
          <w:p w14:paraId="45629703"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w:t>
            </w:r>
            <w:r w:rsidR="00B7137A" w:rsidRPr="00D63F97">
              <w:rPr>
                <w:rFonts w:ascii="Times New Roman" w:hAnsi="Times New Roman" w:cs="Times New Roman"/>
                <w:color w:val="000000" w:themeColor="text1"/>
                <w:szCs w:val="26"/>
                <w:lang w:val="en-US"/>
              </w:rPr>
              <w:t>a lĩnh vực</w:t>
            </w:r>
          </w:p>
        </w:tc>
        <w:tc>
          <w:tcPr>
            <w:tcW w:w="4105" w:type="dxa"/>
          </w:tcPr>
          <w:p w14:paraId="724839AF"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B7137A" w:rsidRPr="00D63F97">
              <w:rPr>
                <w:rFonts w:ascii="Times New Roman" w:hAnsi="Times New Roman" w:cs="Times New Roman"/>
                <w:color w:val="000000" w:themeColor="text1"/>
                <w:szCs w:val="26"/>
                <w:lang w:val="en-US"/>
              </w:rPr>
              <w:t xml:space="preserve"> P14</w:t>
            </w:r>
          </w:p>
        </w:tc>
      </w:tr>
      <w:tr w:rsidR="007E044B" w:rsidRPr="00D63F97" w14:paraId="4B3B7658" w14:textId="77777777" w:rsidTr="00B7137A">
        <w:tc>
          <w:tcPr>
            <w:tcW w:w="4105" w:type="dxa"/>
          </w:tcPr>
          <w:p w14:paraId="5DB8A4E7"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0F9B132E"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9173F9C" w14:textId="77777777" w:rsidTr="00B7137A">
        <w:tc>
          <w:tcPr>
            <w:tcW w:w="4105" w:type="dxa"/>
          </w:tcPr>
          <w:p w14:paraId="4337F55F"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B7137A" w:rsidRPr="00D63F97">
              <w:rPr>
                <w:rFonts w:ascii="Times New Roman" w:hAnsi="Times New Roman" w:cs="Times New Roman"/>
                <w:color w:val="000000" w:themeColor="text1"/>
                <w:szCs w:val="26"/>
              </w:rPr>
              <w:t>n lí lĩnh vực</w:t>
            </w:r>
          </w:p>
        </w:tc>
        <w:tc>
          <w:tcPr>
            <w:tcW w:w="4105" w:type="dxa"/>
          </w:tcPr>
          <w:p w14:paraId="54CD0A76"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w:t>
            </w:r>
            <w:r w:rsidR="00B7137A" w:rsidRPr="00D63F97">
              <w:rPr>
                <w:rFonts w:ascii="Times New Roman" w:hAnsi="Times New Roman" w:cs="Times New Roman"/>
                <w:color w:val="000000" w:themeColor="text1"/>
                <w:szCs w:val="26"/>
              </w:rPr>
              <w:t>a lĩnh vực</w:t>
            </w:r>
            <w:r w:rsidRPr="00D63F97">
              <w:rPr>
                <w:rFonts w:ascii="Times New Roman" w:hAnsi="Times New Roman" w:cs="Times New Roman"/>
                <w:color w:val="000000" w:themeColor="text1"/>
                <w:szCs w:val="26"/>
              </w:rPr>
              <w:t>.</w:t>
            </w:r>
          </w:p>
        </w:tc>
      </w:tr>
      <w:tr w:rsidR="007E044B" w:rsidRPr="00D63F97" w14:paraId="7DE399F7" w14:textId="77777777" w:rsidTr="00B7137A">
        <w:tc>
          <w:tcPr>
            <w:tcW w:w="8210" w:type="dxa"/>
            <w:gridSpan w:val="2"/>
          </w:tcPr>
          <w:p w14:paraId="6BF02F57"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8551D7B"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cơ quan.</w:t>
            </w:r>
          </w:p>
          <w:p w14:paraId="7458E1B4"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cơ quan tương ứng</w:t>
            </w:r>
            <w:r w:rsidRPr="00D63F97">
              <w:rPr>
                <w:rFonts w:ascii="Times New Roman" w:hAnsi="Times New Roman" w:cs="Times New Roman"/>
                <w:color w:val="000000" w:themeColor="text1"/>
                <w:szCs w:val="26"/>
              </w:rPr>
              <w:t>.</w:t>
            </w:r>
          </w:p>
          <w:p w14:paraId="10D7B77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cơ quan.</w:t>
            </w:r>
          </w:p>
          <w:p w14:paraId="3EA7356A"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2FB8F8C7"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662CB8E4"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chuyển về trang Quản lí lĩnh vực; nếu thông tin không hợp lệ, hệ thống sẽ thông </w:t>
            </w:r>
            <w:r w:rsidRPr="00D63F97">
              <w:rPr>
                <w:rFonts w:ascii="Times New Roman" w:hAnsi="Times New Roman" w:cs="Times New Roman"/>
                <w:color w:val="000000" w:themeColor="text1"/>
                <w:szCs w:val="26"/>
                <w:lang w:val="en-US"/>
              </w:rPr>
              <w:t>báo lỗi</w:t>
            </w:r>
            <w:r w:rsidRPr="00D63F97">
              <w:rPr>
                <w:rFonts w:ascii="Times New Roman" w:hAnsi="Times New Roman" w:cs="Times New Roman"/>
                <w:color w:val="000000" w:themeColor="text1"/>
                <w:szCs w:val="26"/>
              </w:rPr>
              <w:t>.</w:t>
            </w:r>
          </w:p>
          <w:p w14:paraId="5CBDF16C"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F96A1DA" w14:textId="77777777" w:rsidR="00B7137A" w:rsidRPr="00D63F97" w:rsidRDefault="00B7137A" w:rsidP="007E044B">
      <w:pPr>
        <w:spacing w:line="24" w:lineRule="atLeast"/>
        <w:rPr>
          <w:rFonts w:ascii="Times New Roman" w:hAnsi="Times New Roman" w:cs="Times New Roman"/>
          <w:color w:val="000000" w:themeColor="text1"/>
          <w:szCs w:val="26"/>
          <w:lang w:val="en-US"/>
        </w:rPr>
      </w:pPr>
    </w:p>
    <w:p w14:paraId="70CBEB41" w14:textId="77777777" w:rsidR="000357ED" w:rsidRPr="00D63F97" w:rsidRDefault="000357ED" w:rsidP="000357ED">
      <w:pPr>
        <w:pStyle w:val="Caption"/>
        <w:keepNext/>
        <w:jc w:val="center"/>
        <w:rPr>
          <w:rFonts w:ascii="Times New Roman" w:hAnsi="Times New Roman" w:cs="Times New Roman"/>
          <w:color w:val="000000" w:themeColor="text1"/>
          <w:sz w:val="26"/>
          <w:szCs w:val="26"/>
          <w:lang w:val="en-US"/>
        </w:rPr>
      </w:pPr>
      <w:bookmarkStart w:id="266" w:name="_Toc478912622"/>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danh sách chờ duyệt</w:t>
      </w:r>
      <w:bookmarkEnd w:id="266"/>
    </w:p>
    <w:tbl>
      <w:tblPr>
        <w:tblStyle w:val="TableGrid"/>
        <w:tblW w:w="0" w:type="auto"/>
        <w:tblLook w:val="04A0" w:firstRow="1" w:lastRow="0" w:firstColumn="1" w:lastColumn="0" w:noHBand="0" w:noVBand="1"/>
      </w:tblPr>
      <w:tblGrid>
        <w:gridCol w:w="4105"/>
        <w:gridCol w:w="4105"/>
      </w:tblGrid>
      <w:tr w:rsidR="007E044B" w:rsidRPr="00D63F97" w14:paraId="1A91CFE1" w14:textId="77777777" w:rsidTr="00B7137A">
        <w:tc>
          <w:tcPr>
            <w:tcW w:w="4105" w:type="dxa"/>
          </w:tcPr>
          <w:p w14:paraId="5A0D0C41" w14:textId="77777777" w:rsidR="00B7137A" w:rsidRPr="00D63F97" w:rsidRDefault="00B7137A"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danh sách chờ duyệt</w:t>
            </w:r>
          </w:p>
        </w:tc>
        <w:tc>
          <w:tcPr>
            <w:tcW w:w="4105" w:type="dxa"/>
          </w:tcPr>
          <w:p w14:paraId="419C0C54" w14:textId="77777777" w:rsidR="00B7137A" w:rsidRPr="00D63F97" w:rsidRDefault="00B7137A"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P15</w:t>
            </w:r>
          </w:p>
        </w:tc>
      </w:tr>
      <w:tr w:rsidR="007E044B" w:rsidRPr="00D63F97" w14:paraId="10B10AE9" w14:textId="77777777" w:rsidTr="00B7137A">
        <w:tc>
          <w:tcPr>
            <w:tcW w:w="4105" w:type="dxa"/>
          </w:tcPr>
          <w:p w14:paraId="66E0AAA6" w14:textId="77777777" w:rsidR="00B7137A" w:rsidRPr="00D63F97" w:rsidRDefault="00B7137A"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53FFA02F" w14:textId="77777777" w:rsidR="00B7137A" w:rsidRPr="00D63F97" w:rsidRDefault="00B7137A"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2303479" w14:textId="77777777" w:rsidTr="00B7137A">
        <w:tc>
          <w:tcPr>
            <w:tcW w:w="4105" w:type="dxa"/>
          </w:tcPr>
          <w:p w14:paraId="72FC4C55" w14:textId="77777777" w:rsidR="00B7137A" w:rsidRPr="00D63F97" w:rsidRDefault="00B7137A"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mượn –</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trả</w:t>
            </w:r>
          </w:p>
        </w:tc>
        <w:tc>
          <w:tcPr>
            <w:tcW w:w="4105" w:type="dxa"/>
          </w:tcPr>
          <w:p w14:paraId="540941DA" w14:textId="77777777" w:rsidR="00B7137A" w:rsidRPr="00D63F97" w:rsidRDefault="00B7137A"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w:t>
            </w:r>
            <w:r w:rsidR="00AD108E" w:rsidRPr="00D63F97">
              <w:rPr>
                <w:rFonts w:ascii="Times New Roman" w:hAnsi="Times New Roman" w:cs="Times New Roman"/>
                <w:color w:val="000000" w:themeColor="text1"/>
                <w:szCs w:val="26"/>
              </w:rPr>
              <w:t xml:space="preserve"> duyệt yêu cầu mượn tài liệu</w:t>
            </w:r>
            <w:r w:rsidRPr="00D63F97">
              <w:rPr>
                <w:rFonts w:ascii="Times New Roman" w:hAnsi="Times New Roman" w:cs="Times New Roman"/>
                <w:color w:val="000000" w:themeColor="text1"/>
                <w:szCs w:val="26"/>
              </w:rPr>
              <w:t>.</w:t>
            </w:r>
          </w:p>
        </w:tc>
      </w:tr>
      <w:tr w:rsidR="007E044B" w:rsidRPr="00D63F97" w14:paraId="6BD630A8" w14:textId="77777777" w:rsidTr="00B7137A">
        <w:tc>
          <w:tcPr>
            <w:tcW w:w="8210" w:type="dxa"/>
            <w:gridSpan w:val="2"/>
          </w:tcPr>
          <w:p w14:paraId="0E59A521" w14:textId="77777777" w:rsidR="00B7137A" w:rsidRPr="00D63F97" w:rsidRDefault="00B7137A"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020AC0C"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w:t>
            </w:r>
            <w:r w:rsidR="00AD108E" w:rsidRPr="00D63F97">
              <w:rPr>
                <w:rFonts w:ascii="Times New Roman" w:hAnsi="Times New Roman" w:cs="Times New Roman"/>
                <w:color w:val="000000" w:themeColor="text1"/>
                <w:szCs w:val="26"/>
                <w:lang w:val="en-US"/>
              </w:rPr>
              <w:t>n vào trang chờ duyệt</w:t>
            </w:r>
          </w:p>
          <w:p w14:paraId="207516A9" w14:textId="77777777" w:rsidR="00B7137A"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Chọn duyệt hoặc hủy</w:t>
            </w:r>
            <w:r w:rsidRPr="00D63F97">
              <w:rPr>
                <w:rFonts w:ascii="Times New Roman" w:hAnsi="Times New Roman" w:cs="Times New Roman"/>
                <w:color w:val="000000" w:themeColor="text1"/>
                <w:szCs w:val="26"/>
                <w:lang w:val="en-US"/>
              </w:rPr>
              <w:t xml:space="preserve"> để xác nhận yêu cầu</w:t>
            </w:r>
            <w:r w:rsidR="00B7137A" w:rsidRPr="00D63F97">
              <w:rPr>
                <w:rFonts w:ascii="Times New Roman" w:hAnsi="Times New Roman" w:cs="Times New Roman"/>
                <w:color w:val="000000" w:themeColor="text1"/>
                <w:szCs w:val="26"/>
              </w:rPr>
              <w:t>.</w:t>
            </w:r>
          </w:p>
          <w:p w14:paraId="46F3241E"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78BD5AC0"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w:t>
            </w:r>
            <w:r w:rsidR="00AD108E" w:rsidRPr="00D63F97">
              <w:rPr>
                <w:rFonts w:ascii="Times New Roman" w:hAnsi="Times New Roman" w:cs="Times New Roman"/>
                <w:color w:val="000000" w:themeColor="text1"/>
                <w:szCs w:val="26"/>
              </w:rPr>
              <w:t xml:space="preserve">u, </w:t>
            </w:r>
            <w:r w:rsidRPr="00D63F97">
              <w:rPr>
                <w:rFonts w:ascii="Times New Roman" w:hAnsi="Times New Roman" w:cs="Times New Roman"/>
                <w:color w:val="000000" w:themeColor="text1"/>
                <w:szCs w:val="26"/>
              </w:rPr>
              <w:t>chuyển về</w:t>
            </w:r>
            <w:r w:rsidR="00AD108E" w:rsidRPr="00D63F97">
              <w:rPr>
                <w:rFonts w:ascii="Times New Roman" w:hAnsi="Times New Roman" w:cs="Times New Roman"/>
                <w:color w:val="000000" w:themeColor="text1"/>
                <w:szCs w:val="26"/>
              </w:rPr>
              <w:t xml:space="preserve"> trang chờ duyệt.</w:t>
            </w:r>
          </w:p>
          <w:p w14:paraId="134F7F60"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315925F" w14:textId="77777777" w:rsidR="00AD108E" w:rsidRPr="00D63F97" w:rsidRDefault="00AD108E" w:rsidP="007E044B">
      <w:pPr>
        <w:spacing w:line="24" w:lineRule="atLeast"/>
        <w:rPr>
          <w:rFonts w:ascii="Times New Roman" w:hAnsi="Times New Roman" w:cs="Times New Roman"/>
          <w:color w:val="000000" w:themeColor="text1"/>
          <w:szCs w:val="26"/>
          <w:lang w:val="en-US"/>
        </w:rPr>
      </w:pPr>
    </w:p>
    <w:p w14:paraId="3D9D0B5F" w14:textId="77777777" w:rsidR="0047631C" w:rsidRPr="00D63F97" w:rsidRDefault="0047631C" w:rsidP="0047631C">
      <w:pPr>
        <w:pStyle w:val="Caption"/>
        <w:keepNext/>
        <w:jc w:val="center"/>
        <w:rPr>
          <w:rFonts w:ascii="Times New Roman" w:hAnsi="Times New Roman" w:cs="Times New Roman"/>
          <w:color w:val="000000" w:themeColor="text1"/>
          <w:sz w:val="26"/>
          <w:szCs w:val="26"/>
          <w:lang w:val="en-US"/>
        </w:rPr>
      </w:pPr>
      <w:bookmarkStart w:id="267" w:name="_Toc478912623"/>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danh sách nhận lại tài liệu</w:t>
      </w:r>
      <w:bookmarkEnd w:id="267"/>
    </w:p>
    <w:tbl>
      <w:tblPr>
        <w:tblStyle w:val="TableGrid"/>
        <w:tblW w:w="0" w:type="auto"/>
        <w:tblLook w:val="04A0" w:firstRow="1" w:lastRow="0" w:firstColumn="1" w:lastColumn="0" w:noHBand="0" w:noVBand="1"/>
      </w:tblPr>
      <w:tblGrid>
        <w:gridCol w:w="4105"/>
        <w:gridCol w:w="4105"/>
      </w:tblGrid>
      <w:tr w:rsidR="007E044B" w:rsidRPr="00D63F97" w14:paraId="123B7496" w14:textId="77777777" w:rsidTr="00774744">
        <w:tc>
          <w:tcPr>
            <w:tcW w:w="4105" w:type="dxa"/>
          </w:tcPr>
          <w:p w14:paraId="4CCA1294" w14:textId="77777777" w:rsidR="00AD108E" w:rsidRPr="00D63F97" w:rsidRDefault="00AD108E"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danh sách nhận lại tài liệu</w:t>
            </w:r>
          </w:p>
        </w:tc>
        <w:tc>
          <w:tcPr>
            <w:tcW w:w="4105" w:type="dxa"/>
          </w:tcPr>
          <w:p w14:paraId="7F379426"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P16</w:t>
            </w:r>
          </w:p>
        </w:tc>
      </w:tr>
      <w:tr w:rsidR="007E044B" w:rsidRPr="00D63F97" w14:paraId="428425C9" w14:textId="77777777" w:rsidTr="00774744">
        <w:tc>
          <w:tcPr>
            <w:tcW w:w="4105" w:type="dxa"/>
          </w:tcPr>
          <w:p w14:paraId="0DF45EDC"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2E7D285"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76495565" w14:textId="77777777" w:rsidTr="00774744">
        <w:tc>
          <w:tcPr>
            <w:tcW w:w="4105" w:type="dxa"/>
          </w:tcPr>
          <w:p w14:paraId="62AA7865"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lastRenderedPageBreak/>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mượn –</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trả</w:t>
            </w:r>
          </w:p>
        </w:tc>
        <w:tc>
          <w:tcPr>
            <w:tcW w:w="4105" w:type="dxa"/>
          </w:tcPr>
          <w:p w14:paraId="40D99581" w14:textId="77777777" w:rsidR="00AD108E" w:rsidRPr="00D63F97" w:rsidRDefault="00AD108E"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duyệt nhận lại tài liệu.</w:t>
            </w:r>
          </w:p>
        </w:tc>
      </w:tr>
      <w:tr w:rsidR="007E044B" w:rsidRPr="00D63F97" w14:paraId="3BA0F683" w14:textId="77777777" w:rsidTr="00774744">
        <w:tc>
          <w:tcPr>
            <w:tcW w:w="8210" w:type="dxa"/>
            <w:gridSpan w:val="2"/>
          </w:tcPr>
          <w:p w14:paraId="765DF43B"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0D6F750C"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nhận lại.</w:t>
            </w:r>
          </w:p>
          <w:p w14:paraId="07E9F959"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Chọn nhận</w:t>
            </w:r>
            <w:r w:rsidRPr="00D63F97">
              <w:rPr>
                <w:rFonts w:ascii="Times New Roman" w:hAnsi="Times New Roman" w:cs="Times New Roman"/>
                <w:color w:val="000000" w:themeColor="text1"/>
                <w:szCs w:val="26"/>
                <w:lang w:val="en-US"/>
              </w:rPr>
              <w:t xml:space="preserve"> lại để xác nhận yêu cầu</w:t>
            </w:r>
            <w:r w:rsidRPr="00D63F97">
              <w:rPr>
                <w:rFonts w:ascii="Times New Roman" w:hAnsi="Times New Roman" w:cs="Times New Roman"/>
                <w:color w:val="000000" w:themeColor="text1"/>
                <w:szCs w:val="26"/>
              </w:rPr>
              <w:t>.</w:t>
            </w:r>
          </w:p>
          <w:p w14:paraId="360F7059"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955D5D6"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chuyển về trang nhận lại.</w:t>
            </w:r>
          </w:p>
          <w:p w14:paraId="3CF91B81"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291DC07B" w14:textId="77777777" w:rsidR="00AD108E" w:rsidRPr="00D63F97" w:rsidRDefault="00AD108E" w:rsidP="007E044B">
      <w:pPr>
        <w:spacing w:line="24" w:lineRule="atLeast"/>
        <w:rPr>
          <w:rFonts w:ascii="Times New Roman" w:hAnsi="Times New Roman" w:cs="Times New Roman"/>
          <w:color w:val="000000" w:themeColor="text1"/>
          <w:szCs w:val="26"/>
          <w:lang w:val="en-US"/>
        </w:rPr>
      </w:pPr>
    </w:p>
    <w:p w14:paraId="756DEDB2" w14:textId="77777777" w:rsidR="007502E8" w:rsidRPr="00D63F97" w:rsidRDefault="007502E8" w:rsidP="007502E8">
      <w:pPr>
        <w:pStyle w:val="Caption"/>
        <w:keepNext/>
        <w:jc w:val="center"/>
        <w:rPr>
          <w:rFonts w:ascii="Times New Roman" w:hAnsi="Times New Roman" w:cs="Times New Roman"/>
          <w:color w:val="000000" w:themeColor="text1"/>
          <w:sz w:val="26"/>
          <w:szCs w:val="26"/>
          <w:lang w:val="en-US"/>
        </w:rPr>
      </w:pPr>
      <w:bookmarkStart w:id="268" w:name="_Toc478912624"/>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danh sách tài liệu đã nhận lại</w:t>
      </w:r>
      <w:bookmarkEnd w:id="268"/>
    </w:p>
    <w:tbl>
      <w:tblPr>
        <w:tblStyle w:val="TableGrid"/>
        <w:tblW w:w="0" w:type="auto"/>
        <w:tblLook w:val="04A0" w:firstRow="1" w:lastRow="0" w:firstColumn="1" w:lastColumn="0" w:noHBand="0" w:noVBand="1"/>
      </w:tblPr>
      <w:tblGrid>
        <w:gridCol w:w="4105"/>
        <w:gridCol w:w="4105"/>
      </w:tblGrid>
      <w:tr w:rsidR="007E044B" w:rsidRPr="00D63F97" w14:paraId="49B5EDA0" w14:textId="77777777" w:rsidTr="00774744">
        <w:tc>
          <w:tcPr>
            <w:tcW w:w="4105" w:type="dxa"/>
          </w:tcPr>
          <w:p w14:paraId="1544BCA7" w14:textId="77777777" w:rsidR="00AD108E" w:rsidRPr="00D63F97" w:rsidRDefault="00AD108E"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danh sách tài liệu đã nhận lại</w:t>
            </w:r>
          </w:p>
        </w:tc>
        <w:tc>
          <w:tcPr>
            <w:tcW w:w="4105" w:type="dxa"/>
          </w:tcPr>
          <w:p w14:paraId="0906173B"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P17</w:t>
            </w:r>
          </w:p>
        </w:tc>
      </w:tr>
      <w:tr w:rsidR="007E044B" w:rsidRPr="00D63F97" w14:paraId="2118060A" w14:textId="77777777" w:rsidTr="00774744">
        <w:tc>
          <w:tcPr>
            <w:tcW w:w="4105" w:type="dxa"/>
          </w:tcPr>
          <w:p w14:paraId="6369FFFE"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48EB08D"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3B1085CD" w14:textId="77777777" w:rsidTr="00774744">
        <w:tc>
          <w:tcPr>
            <w:tcW w:w="4105" w:type="dxa"/>
          </w:tcPr>
          <w:p w14:paraId="31AC6801"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mượn –</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trả</w:t>
            </w:r>
          </w:p>
        </w:tc>
        <w:tc>
          <w:tcPr>
            <w:tcW w:w="4105" w:type="dxa"/>
          </w:tcPr>
          <w:p w14:paraId="3E1EB4F2" w14:textId="77777777" w:rsidR="00AD108E" w:rsidRPr="00D63F97" w:rsidRDefault="00AD108E"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xem các tài liệu đã nhận lạ.</w:t>
            </w:r>
          </w:p>
        </w:tc>
      </w:tr>
      <w:tr w:rsidR="00AD108E" w:rsidRPr="00D63F97" w14:paraId="22ADEDA1" w14:textId="77777777" w:rsidTr="00774744">
        <w:tc>
          <w:tcPr>
            <w:tcW w:w="8210" w:type="dxa"/>
            <w:gridSpan w:val="2"/>
          </w:tcPr>
          <w:p w14:paraId="03E9D3CE"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3C6F4081"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đã nhận lại.</w:t>
            </w:r>
          </w:p>
          <w:p w14:paraId="130A7752"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Hệ thống </w:t>
            </w:r>
            <w:r w:rsidRPr="00D63F97">
              <w:rPr>
                <w:rFonts w:ascii="Times New Roman" w:hAnsi="Times New Roman" w:cs="Times New Roman"/>
                <w:color w:val="000000" w:themeColor="text1"/>
                <w:szCs w:val="26"/>
                <w:lang w:val="en-US"/>
              </w:rPr>
              <w:t>hiển thị danh sách tài liệu đã nhận lại</w:t>
            </w:r>
            <w:r w:rsidRPr="00D63F97">
              <w:rPr>
                <w:rFonts w:ascii="Times New Roman" w:hAnsi="Times New Roman" w:cs="Times New Roman"/>
                <w:color w:val="000000" w:themeColor="text1"/>
                <w:szCs w:val="26"/>
              </w:rPr>
              <w:t>.</w:t>
            </w:r>
          </w:p>
          <w:p w14:paraId="13905231"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05820C70" w14:textId="77777777" w:rsidR="00B27CEB" w:rsidRPr="00D63F97" w:rsidRDefault="00B27CEB" w:rsidP="007E044B">
      <w:pPr>
        <w:spacing w:line="24" w:lineRule="atLeast"/>
        <w:rPr>
          <w:rFonts w:ascii="Times New Roman" w:hAnsi="Times New Roman" w:cs="Times New Roman"/>
          <w:color w:val="000000" w:themeColor="text1"/>
          <w:szCs w:val="26"/>
          <w:lang w:val="en-US"/>
        </w:rPr>
      </w:pPr>
    </w:p>
    <w:p w14:paraId="6923DB15" w14:textId="77777777" w:rsidR="00BA7C8F" w:rsidRPr="00D63F97" w:rsidRDefault="00BA7C8F" w:rsidP="007E044B">
      <w:pPr>
        <w:spacing w:line="24" w:lineRule="atLeast"/>
        <w:rPr>
          <w:rFonts w:ascii="Times New Roman" w:hAnsi="Times New Roman" w:cs="Times New Roman"/>
          <w:color w:val="000000" w:themeColor="text1"/>
          <w:szCs w:val="26"/>
          <w:lang w:val="en-US"/>
        </w:rPr>
      </w:pPr>
    </w:p>
    <w:p w14:paraId="1F98AFE3" w14:textId="77777777" w:rsidR="00586B74" w:rsidRPr="00D63F97" w:rsidRDefault="00586B74" w:rsidP="00586B74">
      <w:pPr>
        <w:pStyle w:val="Caption"/>
        <w:keepNext/>
        <w:jc w:val="center"/>
        <w:rPr>
          <w:rFonts w:ascii="Times New Roman" w:hAnsi="Times New Roman" w:cs="Times New Roman"/>
          <w:color w:val="000000" w:themeColor="text1"/>
          <w:sz w:val="26"/>
          <w:szCs w:val="26"/>
          <w:lang w:val="en-US"/>
        </w:rPr>
      </w:pPr>
      <w:bookmarkStart w:id="269" w:name="_Toc47891262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tài liệu đăng ký</w:t>
      </w:r>
      <w:bookmarkEnd w:id="269"/>
    </w:p>
    <w:tbl>
      <w:tblPr>
        <w:tblStyle w:val="TableGrid"/>
        <w:tblW w:w="0" w:type="auto"/>
        <w:tblLook w:val="04A0" w:firstRow="1" w:lastRow="0" w:firstColumn="1" w:lastColumn="0" w:noHBand="0" w:noVBand="1"/>
      </w:tblPr>
      <w:tblGrid>
        <w:gridCol w:w="4105"/>
        <w:gridCol w:w="4105"/>
      </w:tblGrid>
      <w:tr w:rsidR="007E044B" w:rsidRPr="00D63F97" w14:paraId="6F517E60" w14:textId="77777777" w:rsidTr="00774744">
        <w:tc>
          <w:tcPr>
            <w:tcW w:w="4105" w:type="dxa"/>
          </w:tcPr>
          <w:p w14:paraId="3FA06996" w14:textId="77777777" w:rsidR="00BA7C8F" w:rsidRPr="00D63F97" w:rsidRDefault="00BA7C8F"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 xml:space="preserve">xem </w:t>
            </w:r>
            <w:r w:rsidRPr="00D63F97">
              <w:rPr>
                <w:rFonts w:ascii="Times New Roman" w:hAnsi="Times New Roman" w:cs="Times New Roman"/>
                <w:color w:val="000000" w:themeColor="text1"/>
                <w:szCs w:val="26"/>
                <w:lang w:val="en-US"/>
              </w:rPr>
              <w:t>tài liệu đăng ký</w:t>
            </w:r>
          </w:p>
        </w:tc>
        <w:tc>
          <w:tcPr>
            <w:tcW w:w="4105" w:type="dxa"/>
          </w:tcPr>
          <w:p w14:paraId="07FF7C55"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P18</w:t>
            </w:r>
          </w:p>
        </w:tc>
      </w:tr>
      <w:tr w:rsidR="007E044B" w:rsidRPr="00D63F97" w14:paraId="47FC16B9" w14:textId="77777777" w:rsidTr="00774744">
        <w:tc>
          <w:tcPr>
            <w:tcW w:w="4105" w:type="dxa"/>
          </w:tcPr>
          <w:p w14:paraId="246A1D3E"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Thành viên</w:t>
            </w:r>
          </w:p>
        </w:tc>
        <w:tc>
          <w:tcPr>
            <w:tcW w:w="4105" w:type="dxa"/>
          </w:tcPr>
          <w:p w14:paraId="15F08A73"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60EA38AC" w14:textId="77777777" w:rsidTr="00774744">
        <w:tc>
          <w:tcPr>
            <w:tcW w:w="4105" w:type="dxa"/>
          </w:tcPr>
          <w:p w14:paraId="2D0092D9"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w:t>
            </w:r>
            <w:r w:rsidR="005B76B9" w:rsidRPr="00D63F97">
              <w:rPr>
                <w:rFonts w:ascii="Times New Roman" w:hAnsi="Times New Roman" w:cs="Times New Roman"/>
                <w:color w:val="000000" w:themeColor="text1"/>
                <w:szCs w:val="26"/>
                <w:lang w:val="en-US"/>
              </w:rPr>
              <w:t>thành viên</w:t>
            </w:r>
            <w:r w:rsidRPr="00D63F97">
              <w:rPr>
                <w:rFonts w:ascii="Times New Roman" w:hAnsi="Times New Roman" w:cs="Times New Roman"/>
                <w:color w:val="000000" w:themeColor="text1"/>
                <w:szCs w:val="26"/>
              </w:rPr>
              <w:t xml:space="preserve"> và chọn vào trang </w:t>
            </w:r>
            <w:r w:rsidRPr="00D63F97">
              <w:rPr>
                <w:rFonts w:ascii="Times New Roman" w:hAnsi="Times New Roman" w:cs="Times New Roman"/>
                <w:color w:val="000000" w:themeColor="text1"/>
                <w:szCs w:val="26"/>
                <w:lang w:val="en-US"/>
              </w:rPr>
              <w:t>tài liệu đăng ký mượn</w:t>
            </w:r>
          </w:p>
        </w:tc>
        <w:tc>
          <w:tcPr>
            <w:tcW w:w="4105" w:type="dxa"/>
          </w:tcPr>
          <w:p w14:paraId="0A0E47EE" w14:textId="77777777" w:rsidR="00BA7C8F" w:rsidRPr="00D63F97" w:rsidRDefault="00BA7C8F"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xem tài liệu đã đăng ký</w:t>
            </w:r>
            <w:r w:rsidRPr="00D63F97">
              <w:rPr>
                <w:rFonts w:ascii="Times New Roman" w:hAnsi="Times New Roman" w:cs="Times New Roman"/>
                <w:color w:val="000000" w:themeColor="text1"/>
                <w:szCs w:val="26"/>
              </w:rPr>
              <w:t>.</w:t>
            </w:r>
          </w:p>
        </w:tc>
      </w:tr>
      <w:tr w:rsidR="007E044B" w:rsidRPr="00D63F97" w14:paraId="333CBD4A" w14:textId="77777777" w:rsidTr="00774744">
        <w:tc>
          <w:tcPr>
            <w:tcW w:w="8210" w:type="dxa"/>
            <w:gridSpan w:val="2"/>
          </w:tcPr>
          <w:p w14:paraId="148CF5B4"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EBABE59"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chọn vào trang tài liệu đăng ký mượn.</w:t>
            </w:r>
          </w:p>
          <w:p w14:paraId="5D2552DE"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Hệ thống </w:t>
            </w:r>
            <w:r w:rsidRPr="00D63F97">
              <w:rPr>
                <w:rFonts w:ascii="Times New Roman" w:hAnsi="Times New Roman" w:cs="Times New Roman"/>
                <w:color w:val="000000" w:themeColor="text1"/>
                <w:szCs w:val="26"/>
                <w:lang w:val="en-US"/>
              </w:rPr>
              <w:t>hiển thị danh sách tài liệu đăng ký mượn</w:t>
            </w:r>
            <w:r w:rsidRPr="00D63F97">
              <w:rPr>
                <w:rFonts w:ascii="Times New Roman" w:hAnsi="Times New Roman" w:cs="Times New Roman"/>
                <w:color w:val="000000" w:themeColor="text1"/>
                <w:szCs w:val="26"/>
              </w:rPr>
              <w:t>.</w:t>
            </w:r>
          </w:p>
          <w:p w14:paraId="7BE8F645"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3C367C0D" w14:textId="77777777" w:rsidR="00586B74" w:rsidRPr="00D63F97" w:rsidRDefault="00586B74" w:rsidP="007E044B">
      <w:pPr>
        <w:spacing w:line="24" w:lineRule="atLeast"/>
        <w:rPr>
          <w:rFonts w:ascii="Times New Roman" w:hAnsi="Times New Roman" w:cs="Times New Roman"/>
          <w:color w:val="000000" w:themeColor="text1"/>
          <w:szCs w:val="26"/>
          <w:lang w:val="en-US"/>
        </w:rPr>
      </w:pPr>
    </w:p>
    <w:p w14:paraId="1141D318" w14:textId="77777777" w:rsidR="00BA7C8F" w:rsidRPr="00D63F97" w:rsidRDefault="00BA7C8F" w:rsidP="007E044B">
      <w:pPr>
        <w:spacing w:line="24" w:lineRule="atLeast"/>
        <w:rPr>
          <w:rFonts w:ascii="Times New Roman" w:hAnsi="Times New Roman" w:cs="Times New Roman"/>
          <w:color w:val="000000" w:themeColor="text1"/>
          <w:szCs w:val="26"/>
          <w:lang w:val="en-US"/>
        </w:rPr>
      </w:pPr>
    </w:p>
    <w:p w14:paraId="254C076D" w14:textId="77777777" w:rsidR="00586B74" w:rsidRPr="00D63F97" w:rsidRDefault="00586B74" w:rsidP="00586B74">
      <w:pPr>
        <w:pStyle w:val="Caption"/>
        <w:keepNext/>
        <w:jc w:val="center"/>
        <w:rPr>
          <w:rFonts w:ascii="Times New Roman" w:hAnsi="Times New Roman" w:cs="Times New Roman"/>
          <w:color w:val="000000" w:themeColor="text1"/>
          <w:sz w:val="26"/>
          <w:szCs w:val="26"/>
          <w:lang w:val="en-US"/>
        </w:rPr>
      </w:pPr>
      <w:bookmarkStart w:id="270" w:name="_Toc47891262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thông tin tài khoản</w:t>
      </w:r>
      <w:bookmarkEnd w:id="270"/>
    </w:p>
    <w:tbl>
      <w:tblPr>
        <w:tblStyle w:val="TableGrid"/>
        <w:tblW w:w="0" w:type="auto"/>
        <w:tblLook w:val="04A0" w:firstRow="1" w:lastRow="0" w:firstColumn="1" w:lastColumn="0" w:noHBand="0" w:noVBand="1"/>
      </w:tblPr>
      <w:tblGrid>
        <w:gridCol w:w="4105"/>
        <w:gridCol w:w="4105"/>
      </w:tblGrid>
      <w:tr w:rsidR="007E044B" w:rsidRPr="00D63F97" w14:paraId="2B5AA266" w14:textId="77777777" w:rsidTr="00774744">
        <w:tc>
          <w:tcPr>
            <w:tcW w:w="4105" w:type="dxa"/>
          </w:tcPr>
          <w:p w14:paraId="70C5B3EA" w14:textId="77777777" w:rsidR="00BA7C8F" w:rsidRPr="00D63F97" w:rsidRDefault="00BA7C8F"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thông tin tài khoản</w:t>
            </w:r>
          </w:p>
        </w:tc>
        <w:tc>
          <w:tcPr>
            <w:tcW w:w="4105" w:type="dxa"/>
          </w:tcPr>
          <w:p w14:paraId="6B94179C"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P19</w:t>
            </w:r>
          </w:p>
        </w:tc>
      </w:tr>
      <w:tr w:rsidR="007E044B" w:rsidRPr="00D63F97" w14:paraId="7845CBEC" w14:textId="77777777" w:rsidTr="00774744">
        <w:tc>
          <w:tcPr>
            <w:tcW w:w="4105" w:type="dxa"/>
          </w:tcPr>
          <w:p w14:paraId="4F14FE18"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Thành viên</w:t>
            </w:r>
          </w:p>
        </w:tc>
        <w:tc>
          <w:tcPr>
            <w:tcW w:w="4105" w:type="dxa"/>
          </w:tcPr>
          <w:p w14:paraId="7364ACCB"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7AD5B945" w14:textId="77777777" w:rsidTr="00774744">
        <w:tc>
          <w:tcPr>
            <w:tcW w:w="4105" w:type="dxa"/>
          </w:tcPr>
          <w:p w14:paraId="28AD1765"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w:t>
            </w:r>
            <w:r w:rsidR="005B76B9" w:rsidRPr="00D63F97">
              <w:rPr>
                <w:rFonts w:ascii="Times New Roman" w:hAnsi="Times New Roman" w:cs="Times New Roman"/>
                <w:color w:val="000000" w:themeColor="text1"/>
                <w:szCs w:val="26"/>
                <w:lang w:val="en-US"/>
              </w:rPr>
              <w:t>thành viên</w:t>
            </w:r>
            <w:r w:rsidRPr="00D63F97">
              <w:rPr>
                <w:rFonts w:ascii="Times New Roman" w:hAnsi="Times New Roman" w:cs="Times New Roman"/>
                <w:color w:val="000000" w:themeColor="text1"/>
                <w:szCs w:val="26"/>
              </w:rPr>
              <w:t xml:space="preserve"> và chọn vào trang </w:t>
            </w:r>
            <w:r w:rsidRPr="00D63F97">
              <w:rPr>
                <w:rFonts w:ascii="Times New Roman" w:hAnsi="Times New Roman" w:cs="Times New Roman"/>
                <w:color w:val="000000" w:themeColor="text1"/>
                <w:szCs w:val="26"/>
                <w:lang w:val="en-US"/>
              </w:rPr>
              <w:t>thông tin tài khoản</w:t>
            </w:r>
          </w:p>
        </w:tc>
        <w:tc>
          <w:tcPr>
            <w:tcW w:w="4105" w:type="dxa"/>
          </w:tcPr>
          <w:p w14:paraId="13673E82" w14:textId="77777777" w:rsidR="00BA7C8F" w:rsidRPr="00D63F97" w:rsidRDefault="00BA7C8F"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xem thông tin tài khoản</w:t>
            </w:r>
            <w:r w:rsidRPr="00D63F97">
              <w:rPr>
                <w:rFonts w:ascii="Times New Roman" w:hAnsi="Times New Roman" w:cs="Times New Roman"/>
                <w:color w:val="000000" w:themeColor="text1"/>
                <w:szCs w:val="26"/>
              </w:rPr>
              <w:t>.</w:t>
            </w:r>
          </w:p>
        </w:tc>
      </w:tr>
      <w:tr w:rsidR="00BA7C8F" w:rsidRPr="00D63F97" w14:paraId="3C057684" w14:textId="77777777" w:rsidTr="00774744">
        <w:tc>
          <w:tcPr>
            <w:tcW w:w="8210" w:type="dxa"/>
            <w:gridSpan w:val="2"/>
          </w:tcPr>
          <w:p w14:paraId="7431872C"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B1B8D9C"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chọn vào trang thông tin tài khoản.</w:t>
            </w:r>
          </w:p>
          <w:p w14:paraId="5B145F6E"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Hệ thống </w:t>
            </w:r>
            <w:r w:rsidRPr="00D63F97">
              <w:rPr>
                <w:rFonts w:ascii="Times New Roman" w:hAnsi="Times New Roman" w:cs="Times New Roman"/>
                <w:color w:val="000000" w:themeColor="text1"/>
                <w:szCs w:val="26"/>
                <w:lang w:val="en-US"/>
              </w:rPr>
              <w:t>hiển thị thông tin tài khoản</w:t>
            </w:r>
            <w:r w:rsidRPr="00D63F97">
              <w:rPr>
                <w:rFonts w:ascii="Times New Roman" w:hAnsi="Times New Roman" w:cs="Times New Roman"/>
                <w:color w:val="000000" w:themeColor="text1"/>
                <w:szCs w:val="26"/>
              </w:rPr>
              <w:t>.</w:t>
            </w:r>
          </w:p>
          <w:p w14:paraId="379DDCEC"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Nếu muốn cập nhật thông tin, nhập các thông tin cần thay đổi.</w:t>
            </w:r>
          </w:p>
          <w:p w14:paraId="3E311B08"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Ấn cập nhật để xác nhận.</w:t>
            </w:r>
          </w:p>
          <w:p w14:paraId="7CE6DED0"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FFEDAC2"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thành công;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2F1B0E6F"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38A076A7" w14:textId="77777777" w:rsidR="005B76B9" w:rsidRPr="00D63F97" w:rsidRDefault="005B76B9" w:rsidP="007E044B">
      <w:pPr>
        <w:spacing w:line="24" w:lineRule="atLeast"/>
        <w:rPr>
          <w:rFonts w:ascii="Times New Roman" w:hAnsi="Times New Roman" w:cs="Times New Roman"/>
          <w:color w:val="000000" w:themeColor="text1"/>
          <w:szCs w:val="26"/>
          <w:lang w:val="en-US"/>
        </w:rPr>
      </w:pPr>
    </w:p>
    <w:p w14:paraId="7EF4B031" w14:textId="77777777" w:rsidR="00963455" w:rsidRPr="00D63F97" w:rsidRDefault="00963455" w:rsidP="00963455">
      <w:pPr>
        <w:pStyle w:val="Caption"/>
        <w:keepNext/>
        <w:jc w:val="center"/>
        <w:rPr>
          <w:rFonts w:ascii="Times New Roman" w:hAnsi="Times New Roman" w:cs="Times New Roman"/>
          <w:sz w:val="26"/>
          <w:szCs w:val="26"/>
          <w:lang w:val="en-US"/>
        </w:rPr>
      </w:pPr>
      <w:bookmarkStart w:id="271" w:name="_Toc478912627"/>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xml:space="preserve">Đặc tả use-case </w:t>
      </w:r>
      <w:r w:rsidRPr="00D63F97">
        <w:rPr>
          <w:rFonts w:ascii="Times New Roman" w:hAnsi="Times New Roman" w:cs="Times New Roman"/>
          <w:color w:val="000000" w:themeColor="text1"/>
          <w:sz w:val="26"/>
          <w:szCs w:val="26"/>
          <w:lang w:val="en-US"/>
        </w:rPr>
        <w:t>đăng ký mượn tài liệu</w:t>
      </w:r>
      <w:bookmarkEnd w:id="271"/>
    </w:p>
    <w:tbl>
      <w:tblPr>
        <w:tblStyle w:val="TableGrid"/>
        <w:tblW w:w="0" w:type="auto"/>
        <w:tblLook w:val="04A0" w:firstRow="1" w:lastRow="0" w:firstColumn="1" w:lastColumn="0" w:noHBand="0" w:noVBand="1"/>
      </w:tblPr>
      <w:tblGrid>
        <w:gridCol w:w="4105"/>
        <w:gridCol w:w="4105"/>
      </w:tblGrid>
      <w:tr w:rsidR="007E044B" w:rsidRPr="00D63F97" w14:paraId="2D038D48" w14:textId="77777777" w:rsidTr="00774744">
        <w:tc>
          <w:tcPr>
            <w:tcW w:w="4105" w:type="dxa"/>
          </w:tcPr>
          <w:p w14:paraId="0C184B9A" w14:textId="77777777" w:rsidR="005B76B9" w:rsidRPr="00D63F97" w:rsidRDefault="005B76B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đăng ký mượn tài liệu</w:t>
            </w:r>
          </w:p>
        </w:tc>
        <w:tc>
          <w:tcPr>
            <w:tcW w:w="4105" w:type="dxa"/>
          </w:tcPr>
          <w:p w14:paraId="1B1919E8" w14:textId="77777777" w:rsidR="005B76B9" w:rsidRPr="00D63F97" w:rsidRDefault="005B76B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P20</w:t>
            </w:r>
          </w:p>
        </w:tc>
      </w:tr>
      <w:tr w:rsidR="007E044B" w:rsidRPr="00D63F97" w14:paraId="3032BCCF" w14:textId="77777777" w:rsidTr="00774744">
        <w:tc>
          <w:tcPr>
            <w:tcW w:w="4105" w:type="dxa"/>
          </w:tcPr>
          <w:p w14:paraId="7C4FDF3D" w14:textId="77777777" w:rsidR="005B76B9" w:rsidRPr="00D63F97" w:rsidRDefault="005B76B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Thành viên</w:t>
            </w:r>
          </w:p>
        </w:tc>
        <w:tc>
          <w:tcPr>
            <w:tcW w:w="4105" w:type="dxa"/>
          </w:tcPr>
          <w:p w14:paraId="1F34306E" w14:textId="77777777" w:rsidR="005B76B9" w:rsidRPr="00D63F97" w:rsidRDefault="005B76B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9E4A847" w14:textId="77777777" w:rsidTr="00774744">
        <w:tc>
          <w:tcPr>
            <w:tcW w:w="4105" w:type="dxa"/>
          </w:tcPr>
          <w:p w14:paraId="25822AAA" w14:textId="77777777" w:rsidR="005B76B9" w:rsidRPr="00D63F97" w:rsidRDefault="005B76B9"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w:t>
            </w:r>
            <w:r w:rsidRPr="00D63F97">
              <w:rPr>
                <w:rFonts w:ascii="Times New Roman" w:hAnsi="Times New Roman" w:cs="Times New Roman"/>
                <w:color w:val="000000" w:themeColor="text1"/>
                <w:szCs w:val="26"/>
                <w:lang w:val="en-US"/>
              </w:rPr>
              <w:t>thành viên</w:t>
            </w:r>
            <w:r w:rsidRPr="00D63F97">
              <w:rPr>
                <w:rFonts w:ascii="Times New Roman" w:hAnsi="Times New Roman" w:cs="Times New Roman"/>
                <w:color w:val="000000" w:themeColor="text1"/>
                <w:szCs w:val="26"/>
              </w:rPr>
              <w:t xml:space="preserve"> và chọn </w:t>
            </w:r>
            <w:r w:rsidRPr="00D63F97">
              <w:rPr>
                <w:rFonts w:ascii="Times New Roman" w:hAnsi="Times New Roman" w:cs="Times New Roman"/>
                <w:color w:val="000000" w:themeColor="text1"/>
                <w:szCs w:val="26"/>
                <w:lang w:val="en-US"/>
              </w:rPr>
              <w:t>trang chủ</w:t>
            </w:r>
          </w:p>
        </w:tc>
        <w:tc>
          <w:tcPr>
            <w:tcW w:w="4105" w:type="dxa"/>
          </w:tcPr>
          <w:p w14:paraId="0DAB90F4" w14:textId="77777777" w:rsidR="005B76B9" w:rsidRPr="00D63F97" w:rsidRDefault="005B76B9"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đăng ký mượn tài liệu</w:t>
            </w:r>
            <w:r w:rsidRPr="00D63F97">
              <w:rPr>
                <w:rFonts w:ascii="Times New Roman" w:hAnsi="Times New Roman" w:cs="Times New Roman"/>
                <w:color w:val="000000" w:themeColor="text1"/>
                <w:szCs w:val="26"/>
              </w:rPr>
              <w:t>.</w:t>
            </w:r>
          </w:p>
        </w:tc>
      </w:tr>
      <w:tr w:rsidR="007E044B" w:rsidRPr="00D63F97" w14:paraId="20EE4809" w14:textId="77777777" w:rsidTr="00774744">
        <w:tc>
          <w:tcPr>
            <w:tcW w:w="8210" w:type="dxa"/>
            <w:gridSpan w:val="2"/>
          </w:tcPr>
          <w:p w14:paraId="241851C9" w14:textId="77777777" w:rsidR="005B76B9" w:rsidRPr="00D63F97" w:rsidRDefault="005B76B9"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54064304"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chọn vào trang chủ.</w:t>
            </w:r>
          </w:p>
          <w:p w14:paraId="0F45D6BC"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Chọn các tài liệu cần mượn.</w:t>
            </w:r>
          </w:p>
          <w:p w14:paraId="054B9B74"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Ấn mượn</w:t>
            </w:r>
          </w:p>
          <w:p w14:paraId="40976A9C"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BE1C8BA"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chuyển </w:t>
            </w:r>
            <w:r w:rsidRPr="00D63F97">
              <w:rPr>
                <w:rFonts w:ascii="Times New Roman" w:hAnsi="Times New Roman" w:cs="Times New Roman"/>
                <w:color w:val="000000" w:themeColor="text1"/>
                <w:szCs w:val="26"/>
                <w:lang w:val="en-US"/>
              </w:rPr>
              <w:t>đến trang xác nhận đăng ký</w:t>
            </w:r>
            <w:r w:rsidRPr="00D63F97">
              <w:rPr>
                <w:rFonts w:ascii="Times New Roman" w:hAnsi="Times New Roman" w:cs="Times New Roman"/>
                <w:color w:val="000000" w:themeColor="text1"/>
                <w:szCs w:val="26"/>
              </w:rPr>
              <w:t>;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6FDE4A2E"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Thành viên chọc mốc thời gian và xác nhận.</w:t>
            </w:r>
          </w:p>
          <w:p w14:paraId="3DD0B2E8"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A6C5337"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w:t>
            </w:r>
            <w:r w:rsidRPr="00D63F97">
              <w:rPr>
                <w:rFonts w:ascii="Times New Roman" w:hAnsi="Times New Roman" w:cs="Times New Roman"/>
                <w:color w:val="000000" w:themeColor="text1"/>
                <w:szCs w:val="26"/>
                <w:lang w:val="en-US"/>
              </w:rPr>
              <w:t>chuyển đế</w:t>
            </w:r>
            <w:r w:rsidR="003D579D" w:rsidRPr="00D63F97">
              <w:rPr>
                <w:rFonts w:ascii="Times New Roman" w:hAnsi="Times New Roman" w:cs="Times New Roman"/>
                <w:color w:val="000000" w:themeColor="text1"/>
                <w:szCs w:val="26"/>
                <w:lang w:val="en-US"/>
              </w:rPr>
              <w:t>n trang tài liệu đăng ký</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78C10BCA"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704E3A4A" w14:textId="77777777" w:rsidR="00B31D15" w:rsidRPr="00D63F97" w:rsidRDefault="00B31D15" w:rsidP="009E74D9">
      <w:pPr>
        <w:pStyle w:val="e2"/>
        <w:spacing w:line="24" w:lineRule="atLeast"/>
        <w:rPr>
          <w:rFonts w:ascii="Times New Roman" w:hAnsi="Times New Roman" w:cs="Times New Roman"/>
          <w:color w:val="000000" w:themeColor="text1"/>
          <w:szCs w:val="26"/>
          <w:lang w:val="en-US"/>
        </w:rPr>
      </w:pPr>
      <w:bookmarkStart w:id="272" w:name="_Toc448216142"/>
      <w:bookmarkStart w:id="273" w:name="_Toc449386697"/>
      <w:bookmarkStart w:id="274" w:name="_Toc449483218"/>
      <w:bookmarkStart w:id="275" w:name="_Toc478913216"/>
      <w:r w:rsidRPr="00D63F97">
        <w:rPr>
          <w:rFonts w:ascii="Times New Roman" w:hAnsi="Times New Roman" w:cs="Times New Roman"/>
          <w:color w:val="000000" w:themeColor="text1"/>
          <w:szCs w:val="26"/>
          <w:lang w:val="en-US"/>
        </w:rPr>
        <w:lastRenderedPageBreak/>
        <w:t>3.3.2. Sơ đồ tuần tự các use-case</w:t>
      </w:r>
      <w:bookmarkEnd w:id="272"/>
      <w:bookmarkEnd w:id="273"/>
      <w:bookmarkEnd w:id="274"/>
      <w:bookmarkEnd w:id="275"/>
      <w:r w:rsidRPr="00D63F97">
        <w:rPr>
          <w:rFonts w:ascii="Times New Roman" w:hAnsi="Times New Roman" w:cs="Times New Roman"/>
          <w:color w:val="000000" w:themeColor="text1"/>
          <w:szCs w:val="26"/>
          <w:lang w:val="en-US"/>
        </w:rPr>
        <w:t xml:space="preserve"> </w:t>
      </w:r>
    </w:p>
    <w:p w14:paraId="041F0B7E" w14:textId="77777777" w:rsidR="00660A11" w:rsidRPr="00D63F97" w:rsidRDefault="006C2742" w:rsidP="00660A11">
      <w:pPr>
        <w:keepNext/>
        <w:spacing w:line="24" w:lineRule="atLeast"/>
        <w:jc w:val="center"/>
        <w:rPr>
          <w:rFonts w:ascii="Times New Roman" w:hAnsi="Times New Roman" w:cs="Times New Roman"/>
          <w:szCs w:val="26"/>
        </w:rPr>
      </w:pPr>
      <w:del w:id="276" w:author="nguyễn thạnh" w:date="2017-04-03T11:34:00Z">
        <w:r w:rsidRPr="00D63F97" w:rsidDel="001978AC">
          <w:rPr>
            <w:rFonts w:ascii="Times New Roman" w:hAnsi="Times New Roman" w:cs="Times New Roman"/>
            <w:noProof/>
            <w:color w:val="000000" w:themeColor="text1"/>
            <w:szCs w:val="26"/>
            <w:lang w:val="en-US" w:eastAsia="ja-JP"/>
          </w:rPr>
          <w:drawing>
            <wp:inline distT="0" distB="0" distL="0" distR="0" wp14:anchorId="12E0E050" wp14:editId="580A1BA0">
              <wp:extent cx="5943600" cy="369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ueTaiLieu.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del>
      <w:ins w:id="277" w:author="nguyễn thạnh" w:date="2017-04-03T11:35:00Z">
        <w:r w:rsidR="001978AC">
          <w:rPr>
            <w:rFonts w:ascii="Times New Roman" w:hAnsi="Times New Roman" w:cs="Times New Roman"/>
            <w:noProof/>
            <w:szCs w:val="26"/>
            <w:lang w:val="en-US" w:eastAsia="ja-JP"/>
          </w:rPr>
          <w:drawing>
            <wp:inline distT="0" distB="0" distL="0" distR="0" wp14:anchorId="3AD80471" wp14:editId="0C2F468F">
              <wp:extent cx="5219700" cy="3248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ueCoQuan.png"/>
                      <pic:cNvPicPr/>
                    </pic:nvPicPr>
                    <pic:blipFill>
                      <a:blip r:embed="rId24">
                        <a:extLst>
                          <a:ext uri="{28A0092B-C50C-407E-A947-70E740481C1C}">
                            <a14:useLocalDpi xmlns:a14="http://schemas.microsoft.com/office/drawing/2010/main" val="0"/>
                          </a:ext>
                        </a:extLst>
                      </a:blip>
                      <a:stretch>
                        <a:fillRect/>
                      </a:stretch>
                    </pic:blipFill>
                    <pic:spPr>
                      <a:xfrm>
                        <a:off x="0" y="0"/>
                        <a:ext cx="5219700" cy="3248660"/>
                      </a:xfrm>
                      <a:prstGeom prst="rect">
                        <a:avLst/>
                      </a:prstGeom>
                    </pic:spPr>
                  </pic:pic>
                </a:graphicData>
              </a:graphic>
            </wp:inline>
          </w:drawing>
        </w:r>
      </w:ins>
    </w:p>
    <w:p w14:paraId="360895C0" w14:textId="77777777" w:rsidR="00B31D15" w:rsidRPr="00D63F97" w:rsidRDefault="00660A11" w:rsidP="00660A11">
      <w:pPr>
        <w:pStyle w:val="Caption"/>
        <w:jc w:val="center"/>
        <w:rPr>
          <w:rFonts w:ascii="Times New Roman" w:hAnsi="Times New Roman" w:cs="Times New Roman"/>
          <w:color w:val="000000" w:themeColor="text1"/>
          <w:sz w:val="26"/>
          <w:szCs w:val="26"/>
          <w:lang w:val="en-US"/>
        </w:rPr>
      </w:pPr>
      <w:bookmarkStart w:id="278" w:name="_Toc478912554"/>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tuần tự use-case Thêm tài liệu</w:t>
      </w:r>
      <w:bookmarkEnd w:id="278"/>
    </w:p>
    <w:p w14:paraId="0265AA57" w14:textId="77777777" w:rsidR="00E93E7C" w:rsidRPr="00D63F97" w:rsidRDefault="006C2742" w:rsidP="00E93E7C">
      <w:pPr>
        <w:keepNext/>
        <w:spacing w:line="24" w:lineRule="atLeast"/>
        <w:jc w:val="center"/>
        <w:rPr>
          <w:rFonts w:ascii="Times New Roman" w:hAnsi="Times New Roman" w:cs="Times New Roman"/>
          <w:szCs w:val="26"/>
        </w:rPr>
      </w:pPr>
      <w:del w:id="279" w:author="nguyễn thạnh" w:date="2017-04-03T11:32:00Z">
        <w:r w:rsidRPr="00D63F97" w:rsidDel="001978AC">
          <w:rPr>
            <w:rFonts w:ascii="Times New Roman" w:hAnsi="Times New Roman" w:cs="Times New Roman"/>
            <w:noProof/>
            <w:color w:val="000000" w:themeColor="text1"/>
            <w:szCs w:val="26"/>
            <w:lang w:val="en-US" w:eastAsia="ja-JP"/>
          </w:rPr>
          <w:drawing>
            <wp:inline distT="0" distB="0" distL="0" distR="0" wp14:anchorId="57D83268" wp14:editId="1C12A8C2">
              <wp:extent cx="5943600" cy="4545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ueDatT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del>
      <w:ins w:id="280" w:author="nguyễn thạnh" w:date="2017-04-03T11:32:00Z">
        <w:r w:rsidR="001978AC">
          <w:rPr>
            <w:rFonts w:ascii="Times New Roman" w:hAnsi="Times New Roman" w:cs="Times New Roman"/>
            <w:noProof/>
            <w:szCs w:val="26"/>
            <w:lang w:val="en-US" w:eastAsia="ja-JP"/>
          </w:rPr>
          <w:drawing>
            <wp:inline distT="0" distB="0" distL="0" distR="0" wp14:anchorId="040BF637" wp14:editId="59F14770">
              <wp:extent cx="5219700" cy="3547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ueDatTL.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547745"/>
                      </a:xfrm>
                      <a:prstGeom prst="rect">
                        <a:avLst/>
                      </a:prstGeom>
                    </pic:spPr>
                  </pic:pic>
                </a:graphicData>
              </a:graphic>
            </wp:inline>
          </w:drawing>
        </w:r>
      </w:ins>
    </w:p>
    <w:p w14:paraId="114478F1" w14:textId="77777777" w:rsidR="00B31D15" w:rsidRPr="00D63F97" w:rsidRDefault="00E93E7C" w:rsidP="00E93E7C">
      <w:pPr>
        <w:pStyle w:val="Caption"/>
        <w:jc w:val="center"/>
        <w:rPr>
          <w:rFonts w:ascii="Times New Roman" w:hAnsi="Times New Roman" w:cs="Times New Roman"/>
          <w:b w:val="0"/>
          <w:color w:val="000000" w:themeColor="text1"/>
          <w:sz w:val="26"/>
          <w:szCs w:val="26"/>
          <w:lang w:val="en-US"/>
        </w:rPr>
      </w:pPr>
      <w:bookmarkStart w:id="281" w:name="_Toc478912555"/>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tuần tự use-case Đăng ký mượn tài liệu</w:t>
      </w:r>
      <w:bookmarkEnd w:id="281"/>
    </w:p>
    <w:p w14:paraId="0AE064E9" w14:textId="77777777" w:rsidR="006C2742" w:rsidRPr="00D63F97" w:rsidRDefault="006C2742" w:rsidP="007E044B">
      <w:pPr>
        <w:spacing w:line="24" w:lineRule="atLeast"/>
        <w:jc w:val="center"/>
        <w:rPr>
          <w:rFonts w:ascii="Times New Roman" w:hAnsi="Times New Roman" w:cs="Times New Roman"/>
          <w:color w:val="000000" w:themeColor="text1"/>
          <w:szCs w:val="26"/>
        </w:rPr>
      </w:pPr>
    </w:p>
    <w:p w14:paraId="5D8C0154" w14:textId="77777777" w:rsidR="009C1C7D" w:rsidRPr="00D63F97" w:rsidRDefault="00844CDF" w:rsidP="009C1C7D">
      <w:pPr>
        <w:keepNext/>
        <w:spacing w:line="24" w:lineRule="atLeast"/>
        <w:rPr>
          <w:rFonts w:ascii="Times New Roman" w:hAnsi="Times New Roman" w:cs="Times New Roman"/>
          <w:szCs w:val="26"/>
        </w:rPr>
      </w:pPr>
      <w:del w:id="282" w:author="nguyễn thạnh" w:date="2017-04-03T11:36:00Z">
        <w:r w:rsidRPr="00D63F97" w:rsidDel="007475FF">
          <w:rPr>
            <w:rFonts w:ascii="Times New Roman" w:hAnsi="Times New Roman" w:cs="Times New Roman"/>
            <w:b/>
            <w:noProof/>
            <w:color w:val="000000" w:themeColor="text1"/>
            <w:szCs w:val="26"/>
            <w:lang w:val="en-US" w:eastAsia="ja-JP"/>
          </w:rPr>
          <w:lastRenderedPageBreak/>
          <w:drawing>
            <wp:inline distT="0" distB="0" distL="0" distR="0" wp14:anchorId="16D2BCAB" wp14:editId="2D9CA30C">
              <wp:extent cx="594360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ueDuyetY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del>
      <w:ins w:id="283" w:author="nguyễn thạnh" w:date="2017-04-03T11:36:00Z">
        <w:r w:rsidR="007475FF">
          <w:rPr>
            <w:rFonts w:ascii="Times New Roman" w:hAnsi="Times New Roman" w:cs="Times New Roman"/>
            <w:noProof/>
            <w:szCs w:val="26"/>
            <w:lang w:val="en-US" w:eastAsia="ja-JP"/>
          </w:rPr>
          <w:drawing>
            <wp:inline distT="0" distB="0" distL="0" distR="0" wp14:anchorId="3680AB31" wp14:editId="01343BBD">
              <wp:extent cx="5219700" cy="3445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ueSua.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445510"/>
                      </a:xfrm>
                      <a:prstGeom prst="rect">
                        <a:avLst/>
                      </a:prstGeom>
                    </pic:spPr>
                  </pic:pic>
                </a:graphicData>
              </a:graphic>
            </wp:inline>
          </w:drawing>
        </w:r>
      </w:ins>
    </w:p>
    <w:p w14:paraId="5F1BE6AE" w14:textId="77777777" w:rsidR="005A0746" w:rsidRPr="00D63F97" w:rsidRDefault="009C1C7D" w:rsidP="009C1C7D">
      <w:pPr>
        <w:pStyle w:val="Caption"/>
        <w:jc w:val="center"/>
        <w:rPr>
          <w:rFonts w:ascii="Times New Roman" w:hAnsi="Times New Roman" w:cs="Times New Roman"/>
          <w:b w:val="0"/>
          <w:color w:val="000000" w:themeColor="text1"/>
          <w:sz w:val="26"/>
          <w:szCs w:val="26"/>
          <w:lang w:val="en-US"/>
        </w:rPr>
      </w:pPr>
      <w:bookmarkStart w:id="284" w:name="_Toc478912556"/>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tuần tự use-case Duyệt yêu cầu</w:t>
      </w:r>
      <w:r w:rsidRPr="00D63F97">
        <w:rPr>
          <w:rFonts w:ascii="Times New Roman" w:hAnsi="Times New Roman" w:cs="Times New Roman"/>
          <w:color w:val="000000" w:themeColor="text1"/>
          <w:sz w:val="26"/>
          <w:szCs w:val="26"/>
          <w:lang w:val="en-US"/>
        </w:rPr>
        <w:t xml:space="preserve"> đăng ký mượn tài liệu</w:t>
      </w:r>
      <w:bookmarkEnd w:id="284"/>
    </w:p>
    <w:p w14:paraId="4C6D8205" w14:textId="77777777" w:rsidR="00844CDF" w:rsidRPr="00D63F97" w:rsidRDefault="00844CDF" w:rsidP="007E044B">
      <w:pPr>
        <w:spacing w:line="24" w:lineRule="atLeast"/>
        <w:rPr>
          <w:rFonts w:ascii="Times New Roman" w:hAnsi="Times New Roman" w:cs="Times New Roman"/>
          <w:b/>
          <w:color w:val="000000" w:themeColor="text1"/>
          <w:szCs w:val="26"/>
        </w:rPr>
      </w:pPr>
    </w:p>
    <w:p w14:paraId="2021C75F" w14:textId="77777777" w:rsidR="00361C35" w:rsidRPr="00D63F97" w:rsidRDefault="00361C35" w:rsidP="009E74D9">
      <w:pPr>
        <w:pStyle w:val="e2"/>
        <w:spacing w:line="24" w:lineRule="atLeast"/>
        <w:rPr>
          <w:rFonts w:ascii="Times New Roman" w:hAnsi="Times New Roman" w:cs="Times New Roman"/>
          <w:color w:val="000000" w:themeColor="text1"/>
          <w:szCs w:val="26"/>
        </w:rPr>
      </w:pPr>
      <w:bookmarkStart w:id="285" w:name="_Toc448216143"/>
      <w:bookmarkStart w:id="286" w:name="_Toc449386698"/>
      <w:bookmarkStart w:id="287" w:name="_Toc449483219"/>
      <w:bookmarkStart w:id="288" w:name="_Toc478913217"/>
      <w:r w:rsidRPr="00D63F97">
        <w:rPr>
          <w:rFonts w:ascii="Times New Roman" w:hAnsi="Times New Roman" w:cs="Times New Roman"/>
          <w:color w:val="000000" w:themeColor="text1"/>
          <w:szCs w:val="26"/>
        </w:rPr>
        <w:lastRenderedPageBreak/>
        <w:t>3.3.3. Các lớp đối tượng</w:t>
      </w:r>
      <w:bookmarkEnd w:id="285"/>
      <w:bookmarkEnd w:id="286"/>
      <w:bookmarkEnd w:id="287"/>
      <w:bookmarkEnd w:id="288"/>
    </w:p>
    <w:p w14:paraId="4AEA3AEA" w14:textId="77777777" w:rsidR="00361C35" w:rsidRPr="00D63F97" w:rsidRDefault="00361C35" w:rsidP="007E044B">
      <w:pPr>
        <w:pStyle w:val="e3"/>
        <w:spacing w:line="24" w:lineRule="atLeast"/>
        <w:rPr>
          <w:color w:val="000000" w:themeColor="text1"/>
          <w:szCs w:val="26"/>
        </w:rPr>
      </w:pPr>
      <w:bookmarkStart w:id="289" w:name="_Toc448216144"/>
      <w:bookmarkStart w:id="290" w:name="_Toc449386699"/>
      <w:bookmarkStart w:id="291" w:name="_Toc449483220"/>
      <w:r w:rsidRPr="00D63F97">
        <w:rPr>
          <w:color w:val="000000" w:themeColor="text1"/>
          <w:szCs w:val="26"/>
        </w:rPr>
        <w:t>3.3.3.1. Sơ đồ lớp</w:t>
      </w:r>
      <w:bookmarkEnd w:id="289"/>
      <w:bookmarkEnd w:id="290"/>
      <w:bookmarkEnd w:id="291"/>
      <w:r w:rsidRPr="00D63F97">
        <w:rPr>
          <w:color w:val="000000" w:themeColor="text1"/>
          <w:szCs w:val="26"/>
        </w:rPr>
        <w:t xml:space="preserve">  </w:t>
      </w:r>
    </w:p>
    <w:p w14:paraId="16E2EDB7" w14:textId="77777777" w:rsidR="00F510E7" w:rsidRPr="00D63F97" w:rsidRDefault="00FB4BFA" w:rsidP="00F510E7">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4BE47955" wp14:editId="170F8A26">
            <wp:extent cx="5943600" cy="6910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10070"/>
                    </a:xfrm>
                    <a:prstGeom prst="rect">
                      <a:avLst/>
                    </a:prstGeom>
                  </pic:spPr>
                </pic:pic>
              </a:graphicData>
            </a:graphic>
          </wp:inline>
        </w:drawing>
      </w:r>
    </w:p>
    <w:p w14:paraId="1AC63CA1" w14:textId="77777777" w:rsidR="00361C35" w:rsidRPr="00D63F97" w:rsidRDefault="00F510E7" w:rsidP="00F510E7">
      <w:pPr>
        <w:pStyle w:val="Caption"/>
        <w:jc w:val="center"/>
        <w:rPr>
          <w:rFonts w:ascii="Times New Roman" w:hAnsi="Times New Roman" w:cs="Times New Roman"/>
          <w:color w:val="000000" w:themeColor="text1"/>
          <w:sz w:val="26"/>
          <w:szCs w:val="26"/>
          <w:lang w:val="en-US"/>
        </w:rPr>
      </w:pPr>
      <w:bookmarkStart w:id="292" w:name="_Toc478912557"/>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lớp tổng quát</w:t>
      </w:r>
      <w:bookmarkEnd w:id="292"/>
    </w:p>
    <w:p w14:paraId="4210BA57" w14:textId="77777777" w:rsidR="00361C35" w:rsidRPr="00D63F97" w:rsidRDefault="00361C35" w:rsidP="00F510E7">
      <w:pPr>
        <w:spacing w:line="24" w:lineRule="atLeast"/>
        <w:rPr>
          <w:rFonts w:ascii="Times New Roman" w:hAnsi="Times New Roman" w:cs="Times New Roman"/>
          <w:color w:val="000000" w:themeColor="text1"/>
          <w:szCs w:val="26"/>
          <w:lang w:val="en-US"/>
        </w:rPr>
      </w:pPr>
    </w:p>
    <w:p w14:paraId="16C96AE2" w14:textId="77777777" w:rsidR="009C39CF" w:rsidRPr="00D63F97" w:rsidRDefault="009C39CF" w:rsidP="007E044B">
      <w:pPr>
        <w:pStyle w:val="e3"/>
        <w:spacing w:line="24" w:lineRule="atLeast"/>
        <w:rPr>
          <w:color w:val="000000" w:themeColor="text1"/>
          <w:szCs w:val="26"/>
        </w:rPr>
      </w:pPr>
      <w:bookmarkStart w:id="293" w:name="_Toc448216145"/>
      <w:bookmarkStart w:id="294" w:name="_Toc449386700"/>
      <w:bookmarkStart w:id="295" w:name="_Toc449483221"/>
    </w:p>
    <w:p w14:paraId="48161A52" w14:textId="77777777" w:rsidR="009E74D9" w:rsidRPr="00D63F97" w:rsidRDefault="009E74D9" w:rsidP="007E044B">
      <w:pPr>
        <w:pStyle w:val="e3"/>
        <w:spacing w:line="24" w:lineRule="atLeast"/>
        <w:rPr>
          <w:color w:val="000000" w:themeColor="text1"/>
          <w:szCs w:val="26"/>
        </w:rPr>
      </w:pPr>
    </w:p>
    <w:p w14:paraId="12FC9ACD" w14:textId="77777777" w:rsidR="00361C35" w:rsidRPr="00D63F97" w:rsidRDefault="00361C35" w:rsidP="007E044B">
      <w:pPr>
        <w:pStyle w:val="e3"/>
        <w:spacing w:line="24" w:lineRule="atLeast"/>
        <w:rPr>
          <w:color w:val="000000" w:themeColor="text1"/>
          <w:szCs w:val="26"/>
        </w:rPr>
      </w:pPr>
      <w:r w:rsidRPr="00D63F97">
        <w:rPr>
          <w:color w:val="000000" w:themeColor="text1"/>
          <w:szCs w:val="26"/>
        </w:rPr>
        <w:t>3.3.3.2. Chi tiết một số lớp đối tượng chính</w:t>
      </w:r>
      <w:bookmarkEnd w:id="293"/>
      <w:bookmarkEnd w:id="294"/>
      <w:bookmarkEnd w:id="295"/>
    </w:p>
    <w:p w14:paraId="7FCB6A3C" w14:textId="77777777" w:rsidR="00361C35" w:rsidRPr="00D63F97" w:rsidRDefault="00361C35" w:rsidP="007E044B">
      <w:pPr>
        <w:spacing w:line="24" w:lineRule="atLeast"/>
        <w:rPr>
          <w:rFonts w:ascii="Times New Roman" w:hAnsi="Times New Roman" w:cs="Times New Roman"/>
          <w:color w:val="000000" w:themeColor="text1"/>
          <w:szCs w:val="26"/>
          <w:lang w:val="en-US"/>
        </w:rPr>
      </w:pPr>
    </w:p>
    <w:p w14:paraId="39B76FBE" w14:textId="77777777" w:rsidR="000D5693" w:rsidRPr="00D63F97" w:rsidRDefault="000D5693" w:rsidP="000D5693">
      <w:pPr>
        <w:pStyle w:val="Caption"/>
        <w:keepNext/>
        <w:jc w:val="center"/>
        <w:rPr>
          <w:rFonts w:ascii="Times New Roman" w:hAnsi="Times New Roman" w:cs="Times New Roman"/>
          <w:color w:val="000000" w:themeColor="text1"/>
          <w:sz w:val="26"/>
          <w:szCs w:val="26"/>
          <w:lang w:val="en-US"/>
        </w:rPr>
      </w:pPr>
      <w:bookmarkStart w:id="296" w:name="_Toc478912628"/>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một số lớp đối tượng chính</w:t>
      </w:r>
      <w:bookmarkEnd w:id="296"/>
    </w:p>
    <w:tbl>
      <w:tblPr>
        <w:tblStyle w:val="TableGrid"/>
        <w:tblW w:w="0" w:type="auto"/>
        <w:tblLook w:val="04A0" w:firstRow="1" w:lastRow="0" w:firstColumn="1" w:lastColumn="0" w:noHBand="0" w:noVBand="1"/>
      </w:tblPr>
      <w:tblGrid>
        <w:gridCol w:w="1588"/>
        <w:gridCol w:w="2862"/>
        <w:gridCol w:w="3760"/>
      </w:tblGrid>
      <w:tr w:rsidR="007E044B" w:rsidRPr="00D63F97" w14:paraId="7BE5E007" w14:textId="77777777" w:rsidTr="000D5693">
        <w:tc>
          <w:tcPr>
            <w:tcW w:w="1588" w:type="dxa"/>
            <w:shd w:val="clear" w:color="auto" w:fill="F2F2F2" w:themeFill="background1" w:themeFillShade="F2"/>
          </w:tcPr>
          <w:p w14:paraId="4D468DE3" w14:textId="77777777" w:rsidR="00361C35" w:rsidRPr="00D63F97" w:rsidRDefault="00361C35" w:rsidP="007E044B">
            <w:pPr>
              <w:spacing w:line="24" w:lineRule="atLeast"/>
              <w:jc w:val="center"/>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Tên lớp</w:t>
            </w:r>
          </w:p>
        </w:tc>
        <w:tc>
          <w:tcPr>
            <w:tcW w:w="2862" w:type="dxa"/>
            <w:shd w:val="clear" w:color="auto" w:fill="F2F2F2" w:themeFill="background1" w:themeFillShade="F2"/>
          </w:tcPr>
          <w:p w14:paraId="26BE0A58" w14:textId="77777777" w:rsidR="00361C35" w:rsidRPr="00D63F97" w:rsidRDefault="00361C35" w:rsidP="007E044B">
            <w:pPr>
              <w:spacing w:line="24" w:lineRule="atLeast"/>
              <w:jc w:val="center"/>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Các thuộc tính</w:t>
            </w:r>
          </w:p>
        </w:tc>
        <w:tc>
          <w:tcPr>
            <w:tcW w:w="3986" w:type="dxa"/>
            <w:shd w:val="clear" w:color="auto" w:fill="F2F2F2" w:themeFill="background1" w:themeFillShade="F2"/>
          </w:tcPr>
          <w:p w14:paraId="639F9361" w14:textId="77777777" w:rsidR="00361C35" w:rsidRPr="00D63F97" w:rsidRDefault="00361C35" w:rsidP="007E044B">
            <w:pPr>
              <w:spacing w:line="24" w:lineRule="atLeast"/>
              <w:jc w:val="center"/>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Các phương thức</w:t>
            </w:r>
          </w:p>
        </w:tc>
      </w:tr>
      <w:tr w:rsidR="007E044B" w:rsidRPr="00D63F97" w14:paraId="0AB5EDA4" w14:textId="77777777" w:rsidTr="000D5693">
        <w:tc>
          <w:tcPr>
            <w:tcW w:w="1588" w:type="dxa"/>
          </w:tcPr>
          <w:p w14:paraId="3CD06D0C"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Category</w:t>
            </w:r>
          </w:p>
        </w:tc>
        <w:tc>
          <w:tcPr>
            <w:tcW w:w="2862" w:type="dxa"/>
          </w:tcPr>
          <w:p w14:paraId="22F42C9E" w14:textId="77777777" w:rsidR="00C95DE9"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C95DE9" w:rsidRPr="00D63F97">
              <w:rPr>
                <w:rFonts w:ascii="Times New Roman" w:hAnsi="Times New Roman" w:cs="Times New Roman"/>
                <w:color w:val="000000" w:themeColor="text1"/>
                <w:szCs w:val="26"/>
                <w:lang w:val="en-US"/>
              </w:rPr>
              <w:t>idcate:</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C95DE9" w:rsidRPr="00D63F97">
              <w:rPr>
                <w:rFonts w:ascii="Times New Roman" w:hAnsi="Times New Roman" w:cs="Times New Roman"/>
                <w:color w:val="000000" w:themeColor="text1"/>
                <w:szCs w:val="26"/>
                <w:lang w:val="en-US"/>
              </w:rPr>
              <w:t>nt;</w:t>
            </w:r>
          </w:p>
          <w:p w14:paraId="0C607947" w14:textId="77777777" w:rsidR="00C95DE9"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C95DE9" w:rsidRPr="00D63F97">
              <w:rPr>
                <w:rFonts w:ascii="Times New Roman" w:hAnsi="Times New Roman" w:cs="Times New Roman"/>
                <w:color w:val="000000" w:themeColor="text1"/>
                <w:szCs w:val="26"/>
                <w:lang w:val="en-US"/>
              </w:rPr>
              <w:t>catename:</w:t>
            </w:r>
            <w:r w:rsidR="007814FD" w:rsidRPr="00D63F97">
              <w:rPr>
                <w:rFonts w:ascii="Times New Roman" w:hAnsi="Times New Roman" w:cs="Times New Roman"/>
                <w:color w:val="000000" w:themeColor="text1"/>
                <w:szCs w:val="26"/>
                <w:lang w:val="en-US"/>
              </w:rPr>
              <w:t xml:space="preserve"> </w:t>
            </w:r>
            <w:r w:rsidR="00C95DE9" w:rsidRPr="00D63F97">
              <w:rPr>
                <w:rFonts w:ascii="Times New Roman" w:hAnsi="Times New Roman" w:cs="Times New Roman"/>
                <w:color w:val="000000" w:themeColor="text1"/>
                <w:szCs w:val="26"/>
                <w:lang w:val="en-US"/>
              </w:rPr>
              <w:t>String</w:t>
            </w:r>
          </w:p>
        </w:tc>
        <w:tc>
          <w:tcPr>
            <w:tcW w:w="3986" w:type="dxa"/>
          </w:tcPr>
          <w:p w14:paraId="6C193E08"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1F6D9D50"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+getCategoryByID(): Category;</w:t>
            </w:r>
          </w:p>
          <w:p w14:paraId="4B38C8D3"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+getAllCategory(): ArrayList&lt;Category&gt;;</w:t>
            </w:r>
          </w:p>
          <w:p w14:paraId="5C7D1A6C"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+insertCategory(): void;</w:t>
            </w:r>
          </w:p>
          <w:p w14:paraId="466B7DEC"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+deleteCategoryByID(): void;</w:t>
            </w:r>
          </w:p>
          <w:p w14:paraId="24CA94A9"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+updateCategory(): void;</w:t>
            </w:r>
          </w:p>
        </w:tc>
      </w:tr>
      <w:tr w:rsidR="007E044B" w:rsidRPr="00D63F97" w14:paraId="2C65B943" w14:textId="77777777" w:rsidTr="000D5693">
        <w:tc>
          <w:tcPr>
            <w:tcW w:w="1588" w:type="dxa"/>
          </w:tcPr>
          <w:p w14:paraId="006A62AE"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Teacher</w:t>
            </w:r>
          </w:p>
        </w:tc>
        <w:tc>
          <w:tcPr>
            <w:tcW w:w="2862" w:type="dxa"/>
          </w:tcPr>
          <w:p w14:paraId="0C58663C" w14:textId="77777777" w:rsidR="00906143"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906143" w:rsidRPr="00D63F97">
              <w:rPr>
                <w:rFonts w:ascii="Times New Roman" w:hAnsi="Times New Roman" w:cs="Times New Roman"/>
                <w:color w:val="000000" w:themeColor="text1"/>
                <w:szCs w:val="26"/>
                <w:lang w:val="en-US"/>
              </w:rPr>
              <w:t>id_teacher:</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906143" w:rsidRPr="00D63F97">
              <w:rPr>
                <w:rFonts w:ascii="Times New Roman" w:hAnsi="Times New Roman" w:cs="Times New Roman"/>
                <w:color w:val="000000" w:themeColor="text1"/>
                <w:szCs w:val="26"/>
                <w:lang w:val="en-US"/>
              </w:rPr>
              <w:t>nt;</w:t>
            </w:r>
          </w:p>
          <w:p w14:paraId="3656C80B"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906143" w:rsidRPr="00D63F97">
              <w:rPr>
                <w:rFonts w:ascii="Times New Roman" w:hAnsi="Times New Roman" w:cs="Times New Roman"/>
                <w:color w:val="000000" w:themeColor="text1"/>
                <w:szCs w:val="26"/>
                <w:lang w:val="en-US"/>
              </w:rPr>
              <w:t>teacher_name:</w:t>
            </w:r>
            <w:r w:rsidR="007814FD" w:rsidRPr="00D63F97">
              <w:rPr>
                <w:rFonts w:ascii="Times New Roman" w:hAnsi="Times New Roman" w:cs="Times New Roman"/>
                <w:color w:val="000000" w:themeColor="text1"/>
                <w:szCs w:val="26"/>
                <w:lang w:val="en-US"/>
              </w:rPr>
              <w:t xml:space="preserve"> </w:t>
            </w:r>
            <w:r w:rsidR="00906143" w:rsidRPr="00D63F97">
              <w:rPr>
                <w:rFonts w:ascii="Times New Roman" w:hAnsi="Times New Roman" w:cs="Times New Roman"/>
                <w:color w:val="000000" w:themeColor="text1"/>
                <w:szCs w:val="26"/>
                <w:lang w:val="en-US"/>
              </w:rPr>
              <w:t>String;</w:t>
            </w:r>
          </w:p>
        </w:tc>
        <w:tc>
          <w:tcPr>
            <w:tcW w:w="3986" w:type="dxa"/>
          </w:tcPr>
          <w:p w14:paraId="3A450E79"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06490A3B"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+getTeacher</w:t>
            </w:r>
            <w:r w:rsidR="00361C35" w:rsidRPr="00D63F97">
              <w:rPr>
                <w:rFonts w:ascii="Times New Roman" w:hAnsi="Times New Roman" w:cs="Times New Roman"/>
                <w:color w:val="000000" w:themeColor="text1"/>
                <w:szCs w:val="26"/>
                <w:lang w:val="en-US"/>
              </w:rPr>
              <w:t>ByID(</w:t>
            </w:r>
            <w:r w:rsidRPr="00D63F97">
              <w:rPr>
                <w:rFonts w:ascii="Times New Roman" w:hAnsi="Times New Roman" w:cs="Times New Roman"/>
                <w:color w:val="000000" w:themeColor="text1"/>
                <w:szCs w:val="26"/>
                <w:lang w:val="en-US"/>
              </w:rPr>
              <w:t>): Teacher</w:t>
            </w:r>
            <w:r w:rsidR="00361C35" w:rsidRPr="00D63F97">
              <w:rPr>
                <w:rFonts w:ascii="Times New Roman" w:hAnsi="Times New Roman" w:cs="Times New Roman"/>
                <w:color w:val="000000" w:themeColor="text1"/>
                <w:szCs w:val="26"/>
                <w:lang w:val="en-US"/>
              </w:rPr>
              <w:t>;</w:t>
            </w:r>
          </w:p>
          <w:p w14:paraId="3B1A3DD8"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+getAllTeacher(): ArrayList&lt;Teacher</w:t>
            </w:r>
            <w:r w:rsidR="00361C35" w:rsidRPr="00D63F97">
              <w:rPr>
                <w:rFonts w:ascii="Times New Roman" w:hAnsi="Times New Roman" w:cs="Times New Roman"/>
                <w:color w:val="000000" w:themeColor="text1"/>
                <w:szCs w:val="26"/>
                <w:lang w:val="en-US"/>
              </w:rPr>
              <w:t>&gt;;</w:t>
            </w:r>
          </w:p>
          <w:p w14:paraId="78C35B16"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+insertTeacher</w:t>
            </w:r>
            <w:r w:rsidR="00361C35" w:rsidRPr="00D63F97">
              <w:rPr>
                <w:rFonts w:ascii="Times New Roman" w:hAnsi="Times New Roman" w:cs="Times New Roman"/>
                <w:color w:val="000000" w:themeColor="text1"/>
                <w:szCs w:val="26"/>
                <w:lang w:val="en-US"/>
              </w:rPr>
              <w:t>(): void;</w:t>
            </w:r>
          </w:p>
          <w:p w14:paraId="798A501A" w14:textId="77777777" w:rsidR="00906143"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+deleteTeacherByID</w:t>
            </w:r>
            <w:r w:rsidR="00361C35" w:rsidRPr="00D63F97">
              <w:rPr>
                <w:rFonts w:ascii="Times New Roman" w:hAnsi="Times New Roman" w:cs="Times New Roman"/>
                <w:color w:val="000000" w:themeColor="text1"/>
                <w:szCs w:val="26"/>
                <w:lang w:val="en-US"/>
              </w:rPr>
              <w:t>(): void;</w:t>
            </w:r>
          </w:p>
          <w:p w14:paraId="4A2FF20D"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+updateTeacher(): void</w:t>
            </w:r>
            <w:r w:rsidR="00C95DE9" w:rsidRPr="00D63F97">
              <w:rPr>
                <w:rFonts w:ascii="Times New Roman" w:hAnsi="Times New Roman" w:cs="Times New Roman"/>
                <w:color w:val="000000" w:themeColor="text1"/>
                <w:szCs w:val="26"/>
                <w:lang w:val="en-US"/>
              </w:rPr>
              <w:t>;</w:t>
            </w:r>
          </w:p>
        </w:tc>
      </w:tr>
      <w:tr w:rsidR="007E044B" w:rsidRPr="00D63F97" w14:paraId="57F1A9B5" w14:textId="77777777" w:rsidTr="000D5693">
        <w:tc>
          <w:tcPr>
            <w:tcW w:w="1588" w:type="dxa"/>
          </w:tcPr>
          <w:p w14:paraId="5580FF54"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Business</w:t>
            </w:r>
          </w:p>
        </w:tc>
        <w:tc>
          <w:tcPr>
            <w:tcW w:w="2862" w:type="dxa"/>
          </w:tcPr>
          <w:p w14:paraId="50D01800"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024B63" w:rsidRPr="00D63F97">
              <w:rPr>
                <w:rFonts w:ascii="Times New Roman" w:hAnsi="Times New Roman" w:cs="Times New Roman"/>
                <w:color w:val="000000" w:themeColor="text1"/>
                <w:szCs w:val="26"/>
                <w:lang w:val="en-US"/>
              </w:rPr>
              <w:t>id_business:</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024B63" w:rsidRPr="00D63F97">
              <w:rPr>
                <w:rFonts w:ascii="Times New Roman" w:hAnsi="Times New Roman" w:cs="Times New Roman"/>
                <w:color w:val="000000" w:themeColor="text1"/>
                <w:szCs w:val="26"/>
                <w:lang w:val="en-US"/>
              </w:rPr>
              <w:t>nt</w:t>
            </w:r>
            <w:r w:rsidR="00361C35" w:rsidRPr="00D63F97">
              <w:rPr>
                <w:rFonts w:ascii="Times New Roman" w:hAnsi="Times New Roman" w:cs="Times New Roman"/>
                <w:color w:val="000000" w:themeColor="text1"/>
                <w:szCs w:val="26"/>
                <w:lang w:val="en-US"/>
              </w:rPr>
              <w:t>;</w:t>
            </w:r>
          </w:p>
          <w:p w14:paraId="5A3593B6"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024B63" w:rsidRPr="00D63F97">
              <w:rPr>
                <w:rFonts w:ascii="Times New Roman" w:hAnsi="Times New Roman" w:cs="Times New Roman"/>
                <w:color w:val="000000" w:themeColor="text1"/>
                <w:szCs w:val="26"/>
                <w:lang w:val="en-US"/>
              </w:rPr>
              <w:t>business_name</w:t>
            </w:r>
            <w:r w:rsidR="00361C35"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 xml:space="preserve"> </w:t>
            </w:r>
            <w:r w:rsidR="00361C35" w:rsidRPr="00D63F97">
              <w:rPr>
                <w:rFonts w:ascii="Times New Roman" w:hAnsi="Times New Roman" w:cs="Times New Roman"/>
                <w:color w:val="000000" w:themeColor="text1"/>
                <w:szCs w:val="26"/>
                <w:lang w:val="en-US"/>
              </w:rPr>
              <w:t>String;</w:t>
            </w:r>
          </w:p>
          <w:p w14:paraId="5470938B" w14:textId="77777777" w:rsidR="00024B63" w:rsidRPr="00D63F97" w:rsidRDefault="00024B63" w:rsidP="007E044B">
            <w:pPr>
              <w:spacing w:line="24" w:lineRule="atLeast"/>
              <w:rPr>
                <w:rFonts w:ascii="Times New Roman" w:hAnsi="Times New Roman" w:cs="Times New Roman"/>
                <w:color w:val="000000" w:themeColor="text1"/>
                <w:szCs w:val="26"/>
                <w:lang w:val="en-US"/>
              </w:rPr>
            </w:pPr>
          </w:p>
          <w:p w14:paraId="7DD920F2" w14:textId="77777777" w:rsidR="00361C35" w:rsidRPr="00D63F97" w:rsidRDefault="00361C35" w:rsidP="007E044B">
            <w:pPr>
              <w:spacing w:line="24" w:lineRule="atLeast"/>
              <w:rPr>
                <w:rFonts w:ascii="Times New Roman" w:hAnsi="Times New Roman" w:cs="Times New Roman"/>
                <w:color w:val="000000" w:themeColor="text1"/>
                <w:szCs w:val="26"/>
                <w:lang w:val="en-US"/>
              </w:rPr>
            </w:pPr>
          </w:p>
        </w:tc>
        <w:tc>
          <w:tcPr>
            <w:tcW w:w="3986" w:type="dxa"/>
          </w:tcPr>
          <w:p w14:paraId="0DD1E1DF"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47D2E886" w14:textId="77777777" w:rsidR="00361C35" w:rsidRPr="00D63F97" w:rsidRDefault="00024B6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+getBusinessByID(): Business</w:t>
            </w:r>
            <w:r w:rsidR="00361C35" w:rsidRPr="00D63F97">
              <w:rPr>
                <w:rFonts w:ascii="Times New Roman" w:hAnsi="Times New Roman" w:cs="Times New Roman"/>
                <w:color w:val="000000" w:themeColor="text1"/>
                <w:szCs w:val="26"/>
                <w:lang w:val="en-US"/>
              </w:rPr>
              <w:t>;</w:t>
            </w:r>
          </w:p>
          <w:p w14:paraId="012F4595" w14:textId="77777777" w:rsidR="00361C35" w:rsidRPr="00D63F97" w:rsidRDefault="00024B6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+getAllBusiness (): ArrayList&lt;Business</w:t>
            </w:r>
            <w:r w:rsidR="00361C35" w:rsidRPr="00D63F97">
              <w:rPr>
                <w:rFonts w:ascii="Times New Roman" w:hAnsi="Times New Roman" w:cs="Times New Roman"/>
                <w:color w:val="000000" w:themeColor="text1"/>
                <w:szCs w:val="26"/>
                <w:lang w:val="en-US"/>
              </w:rPr>
              <w:t>&gt;;</w:t>
            </w:r>
          </w:p>
          <w:p w14:paraId="0D8D23FF" w14:textId="77777777" w:rsidR="00361C35" w:rsidRPr="00D63F97" w:rsidRDefault="00024B63"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+insertBusiness</w:t>
            </w:r>
            <w:r w:rsidR="00361C35" w:rsidRPr="00D63F97">
              <w:rPr>
                <w:rFonts w:ascii="Times New Roman" w:hAnsi="Times New Roman" w:cs="Times New Roman"/>
                <w:color w:val="000000" w:themeColor="text1"/>
                <w:szCs w:val="26"/>
                <w:lang w:val="fr-FR"/>
              </w:rPr>
              <w:t>(): void;</w:t>
            </w:r>
          </w:p>
          <w:p w14:paraId="7AAAB052" w14:textId="77777777" w:rsidR="00361C35" w:rsidRPr="00D63F97" w:rsidRDefault="00024B6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+deleteBusinessBy ID</w:t>
            </w:r>
            <w:r w:rsidR="00361C35" w:rsidRPr="00D63F97">
              <w:rPr>
                <w:rFonts w:ascii="Times New Roman" w:hAnsi="Times New Roman" w:cs="Times New Roman"/>
                <w:color w:val="000000" w:themeColor="text1"/>
                <w:szCs w:val="26"/>
                <w:lang w:val="en-US"/>
              </w:rPr>
              <w:t>(): void;</w:t>
            </w:r>
          </w:p>
          <w:p w14:paraId="013B3876" w14:textId="77777777" w:rsidR="00361C35"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+updateBusiness</w:t>
            </w:r>
            <w:r w:rsidR="00BE3EF1" w:rsidRPr="00D63F97">
              <w:rPr>
                <w:rFonts w:ascii="Times New Roman" w:hAnsi="Times New Roman" w:cs="Times New Roman"/>
                <w:color w:val="000000" w:themeColor="text1"/>
                <w:szCs w:val="26"/>
                <w:lang w:val="en-US"/>
              </w:rPr>
              <w:t>()</w:t>
            </w:r>
            <w:r w:rsidRPr="00D63F97">
              <w:rPr>
                <w:rFonts w:ascii="Times New Roman" w:hAnsi="Times New Roman" w:cs="Times New Roman"/>
                <w:color w:val="000000" w:themeColor="text1"/>
                <w:szCs w:val="26"/>
                <w:lang w:val="en-US"/>
              </w:rPr>
              <w:t>: void</w:t>
            </w:r>
            <w:r w:rsidR="00361C35" w:rsidRPr="00D63F97">
              <w:rPr>
                <w:rFonts w:ascii="Times New Roman" w:hAnsi="Times New Roman" w:cs="Times New Roman"/>
                <w:color w:val="000000" w:themeColor="text1"/>
                <w:szCs w:val="26"/>
                <w:lang w:val="en-US"/>
              </w:rPr>
              <w:t>;</w:t>
            </w:r>
          </w:p>
        </w:tc>
      </w:tr>
      <w:tr w:rsidR="007E044B" w:rsidRPr="00D63F97" w14:paraId="7E4978FD" w14:textId="77777777" w:rsidTr="000D5693">
        <w:tc>
          <w:tcPr>
            <w:tcW w:w="1588" w:type="dxa"/>
          </w:tcPr>
          <w:p w14:paraId="6D08705A"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Classes</w:t>
            </w:r>
          </w:p>
        </w:tc>
        <w:tc>
          <w:tcPr>
            <w:tcW w:w="2862" w:type="dxa"/>
          </w:tcPr>
          <w:p w14:paraId="77CB0BB4" w14:textId="77777777" w:rsidR="00C95DE9"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56200B" w:rsidRPr="00D63F97">
              <w:rPr>
                <w:rFonts w:ascii="Times New Roman" w:hAnsi="Times New Roman" w:cs="Times New Roman"/>
                <w:color w:val="000000" w:themeColor="text1"/>
                <w:szCs w:val="26"/>
                <w:lang w:val="en-US"/>
              </w:rPr>
              <w:t>id_class:</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56200B" w:rsidRPr="00D63F97">
              <w:rPr>
                <w:rFonts w:ascii="Times New Roman" w:hAnsi="Times New Roman" w:cs="Times New Roman"/>
                <w:color w:val="000000" w:themeColor="text1"/>
                <w:szCs w:val="26"/>
                <w:lang w:val="en-US"/>
              </w:rPr>
              <w:t>nt;</w:t>
            </w:r>
          </w:p>
          <w:p w14:paraId="438CDE85" w14:textId="77777777" w:rsidR="0056200B"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56200B" w:rsidRPr="00D63F97">
              <w:rPr>
                <w:rFonts w:ascii="Times New Roman" w:hAnsi="Times New Roman" w:cs="Times New Roman"/>
                <w:color w:val="000000" w:themeColor="text1"/>
                <w:szCs w:val="26"/>
                <w:lang w:val="en-US"/>
              </w:rPr>
              <w:t>class_name:</w:t>
            </w:r>
            <w:r w:rsidR="007814FD" w:rsidRPr="00D63F97">
              <w:rPr>
                <w:rFonts w:ascii="Times New Roman" w:hAnsi="Times New Roman" w:cs="Times New Roman"/>
                <w:color w:val="000000" w:themeColor="text1"/>
                <w:szCs w:val="26"/>
                <w:lang w:val="en-US"/>
              </w:rPr>
              <w:t xml:space="preserve"> </w:t>
            </w:r>
            <w:r w:rsidR="0056200B" w:rsidRPr="00D63F97">
              <w:rPr>
                <w:rFonts w:ascii="Times New Roman" w:hAnsi="Times New Roman" w:cs="Times New Roman"/>
                <w:color w:val="000000" w:themeColor="text1"/>
                <w:szCs w:val="26"/>
                <w:lang w:val="en-US"/>
              </w:rPr>
              <w:t>String;</w:t>
            </w:r>
          </w:p>
        </w:tc>
        <w:tc>
          <w:tcPr>
            <w:tcW w:w="3986" w:type="dxa"/>
          </w:tcPr>
          <w:p w14:paraId="0E415DF9"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7CBEE222"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+getClassByID(): Classes;</w:t>
            </w:r>
          </w:p>
          <w:p w14:paraId="41F639E6"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+getAllClass(): ArrayList&lt;Classes&gt;;</w:t>
            </w:r>
          </w:p>
          <w:p w14:paraId="1E17F6A9" w14:textId="77777777" w:rsidR="0056200B" w:rsidRPr="00D63F97" w:rsidRDefault="0056200B"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+insertClass (): void;</w:t>
            </w:r>
          </w:p>
          <w:p w14:paraId="185E7D86"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+deleteClassByID(): void;</w:t>
            </w:r>
          </w:p>
          <w:p w14:paraId="7C024622" w14:textId="77777777" w:rsidR="00C95DE9"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+updateClass</w:t>
            </w:r>
            <w:r w:rsidR="00BE3EF1" w:rsidRPr="00D63F97">
              <w:rPr>
                <w:rFonts w:ascii="Times New Roman" w:hAnsi="Times New Roman" w:cs="Times New Roman"/>
                <w:color w:val="000000" w:themeColor="text1"/>
                <w:szCs w:val="26"/>
                <w:lang w:val="en-US"/>
              </w:rPr>
              <w:t>()</w:t>
            </w:r>
            <w:r w:rsidRPr="00D63F97">
              <w:rPr>
                <w:rFonts w:ascii="Times New Roman" w:hAnsi="Times New Roman" w:cs="Times New Roman"/>
                <w:color w:val="000000" w:themeColor="text1"/>
                <w:szCs w:val="26"/>
                <w:lang w:val="en-US"/>
              </w:rPr>
              <w:t>: void;</w:t>
            </w:r>
          </w:p>
        </w:tc>
      </w:tr>
      <w:tr w:rsidR="007E044B" w:rsidRPr="00D63F97" w14:paraId="3B01B3B3" w14:textId="77777777" w:rsidTr="000D5693">
        <w:tc>
          <w:tcPr>
            <w:tcW w:w="1588" w:type="dxa"/>
          </w:tcPr>
          <w:p w14:paraId="63B37ED0" w14:textId="77777777" w:rsidR="00361C35"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UserAccount</w:t>
            </w:r>
          </w:p>
        </w:tc>
        <w:tc>
          <w:tcPr>
            <w:tcW w:w="2862" w:type="dxa"/>
          </w:tcPr>
          <w:p w14:paraId="7814E9F8"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 xml:space="preserve">id_account: </w:t>
            </w:r>
            <w:r w:rsidR="006C4965" w:rsidRPr="00D63F97">
              <w:rPr>
                <w:rFonts w:ascii="Times New Roman" w:hAnsi="Times New Roman" w:cs="Times New Roman"/>
                <w:color w:val="000000" w:themeColor="text1"/>
                <w:szCs w:val="26"/>
                <w:lang w:val="en-US"/>
              </w:rPr>
              <w:t>i</w:t>
            </w:r>
            <w:r w:rsidR="007814FD" w:rsidRPr="00D63F97">
              <w:rPr>
                <w:rFonts w:ascii="Times New Roman" w:hAnsi="Times New Roman" w:cs="Times New Roman"/>
                <w:color w:val="000000" w:themeColor="text1"/>
                <w:szCs w:val="26"/>
                <w:lang w:val="en-US"/>
              </w:rPr>
              <w:t>nt</w:t>
            </w:r>
          </w:p>
          <w:p w14:paraId="5560CB53"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361C35" w:rsidRPr="00D63F97">
              <w:rPr>
                <w:rFonts w:ascii="Times New Roman" w:hAnsi="Times New Roman" w:cs="Times New Roman"/>
                <w:color w:val="000000" w:themeColor="text1"/>
                <w:szCs w:val="26"/>
                <w:lang w:val="en-US"/>
              </w:rPr>
              <w:t>username:</w:t>
            </w:r>
            <w:r w:rsidR="007814FD" w:rsidRPr="00D63F97">
              <w:rPr>
                <w:rFonts w:ascii="Times New Roman" w:hAnsi="Times New Roman" w:cs="Times New Roman"/>
                <w:color w:val="000000" w:themeColor="text1"/>
                <w:szCs w:val="26"/>
                <w:lang w:val="en-US"/>
              </w:rPr>
              <w:t xml:space="preserve"> </w:t>
            </w:r>
            <w:r w:rsidR="00361C35" w:rsidRPr="00D63F97">
              <w:rPr>
                <w:rFonts w:ascii="Times New Roman" w:hAnsi="Times New Roman" w:cs="Times New Roman"/>
                <w:color w:val="000000" w:themeColor="text1"/>
                <w:szCs w:val="26"/>
                <w:lang w:val="en-US"/>
              </w:rPr>
              <w:t>String;</w:t>
            </w:r>
          </w:p>
          <w:p w14:paraId="7D650F48"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361C35" w:rsidRPr="00D63F97">
              <w:rPr>
                <w:rFonts w:ascii="Times New Roman" w:hAnsi="Times New Roman" w:cs="Times New Roman"/>
                <w:color w:val="000000" w:themeColor="text1"/>
                <w:szCs w:val="26"/>
                <w:lang w:val="en-US"/>
              </w:rPr>
              <w:t>password:</w:t>
            </w:r>
            <w:r w:rsidR="007814FD" w:rsidRPr="00D63F97">
              <w:rPr>
                <w:rFonts w:ascii="Times New Roman" w:hAnsi="Times New Roman" w:cs="Times New Roman"/>
                <w:color w:val="000000" w:themeColor="text1"/>
                <w:szCs w:val="26"/>
                <w:lang w:val="en-US"/>
              </w:rPr>
              <w:t xml:space="preserve"> </w:t>
            </w:r>
            <w:r w:rsidR="00361C35" w:rsidRPr="00D63F97">
              <w:rPr>
                <w:rFonts w:ascii="Times New Roman" w:hAnsi="Times New Roman" w:cs="Times New Roman"/>
                <w:color w:val="000000" w:themeColor="text1"/>
                <w:szCs w:val="26"/>
                <w:lang w:val="en-US"/>
              </w:rPr>
              <w:t>String;</w:t>
            </w:r>
          </w:p>
          <w:p w14:paraId="29083F15"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fullname</w:t>
            </w:r>
            <w:r w:rsidR="00361C35"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 xml:space="preserve"> String</w:t>
            </w:r>
            <w:r w:rsidR="00361C35" w:rsidRPr="00D63F97">
              <w:rPr>
                <w:rFonts w:ascii="Times New Roman" w:hAnsi="Times New Roman" w:cs="Times New Roman"/>
                <w:color w:val="000000" w:themeColor="text1"/>
                <w:szCs w:val="26"/>
                <w:lang w:val="en-US"/>
              </w:rPr>
              <w:t>;</w:t>
            </w:r>
          </w:p>
          <w:p w14:paraId="3C68E145"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email: String;</w:t>
            </w:r>
          </w:p>
          <w:p w14:paraId="1E96E956"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phone: String;</w:t>
            </w:r>
          </w:p>
          <w:p w14:paraId="1E8256D8"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+l</w:t>
            </w:r>
            <w:r w:rsidR="007814FD" w:rsidRPr="00D63F97">
              <w:rPr>
                <w:rFonts w:ascii="Times New Roman" w:hAnsi="Times New Roman" w:cs="Times New Roman"/>
                <w:color w:val="000000" w:themeColor="text1"/>
                <w:szCs w:val="26"/>
                <w:lang w:val="en-US"/>
              </w:rPr>
              <w:t>evel: boolean</w:t>
            </w:r>
          </w:p>
        </w:tc>
        <w:tc>
          <w:tcPr>
            <w:tcW w:w="3986" w:type="dxa"/>
          </w:tcPr>
          <w:p w14:paraId="094A64B4"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060604C4" w14:textId="77777777" w:rsidR="00361C35" w:rsidRPr="00D63F97" w:rsidRDefault="007814F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+getAccountByID(): UserAccount</w:t>
            </w:r>
            <w:r w:rsidR="00361C35" w:rsidRPr="00D63F97">
              <w:rPr>
                <w:rFonts w:ascii="Times New Roman" w:hAnsi="Times New Roman" w:cs="Times New Roman"/>
                <w:color w:val="000000" w:themeColor="text1"/>
                <w:szCs w:val="26"/>
                <w:lang w:val="en-US"/>
              </w:rPr>
              <w:t>;</w:t>
            </w:r>
          </w:p>
          <w:p w14:paraId="2FF18F99" w14:textId="77777777" w:rsidR="007814FD"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 xml:space="preserve">+getAllUser(): </w:t>
            </w:r>
          </w:p>
          <w:p w14:paraId="611EA37E"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ArrayList&lt; U</w:t>
            </w:r>
            <w:r w:rsidR="007814FD" w:rsidRPr="00D63F97">
              <w:rPr>
                <w:rFonts w:ascii="Times New Roman" w:hAnsi="Times New Roman" w:cs="Times New Roman"/>
                <w:color w:val="000000" w:themeColor="text1"/>
                <w:szCs w:val="26"/>
                <w:lang w:val="en-US"/>
              </w:rPr>
              <w:t>serAccount</w:t>
            </w:r>
            <w:r w:rsidRPr="00D63F97">
              <w:rPr>
                <w:rFonts w:ascii="Times New Roman" w:hAnsi="Times New Roman" w:cs="Times New Roman"/>
                <w:color w:val="000000" w:themeColor="text1"/>
                <w:szCs w:val="26"/>
                <w:lang w:val="en-US"/>
              </w:rPr>
              <w:t xml:space="preserve"> &gt;;</w:t>
            </w:r>
          </w:p>
          <w:p w14:paraId="6F72FA7A" w14:textId="77777777" w:rsidR="00361C35"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+insertAccount</w:t>
            </w:r>
            <w:r w:rsidR="00361C35" w:rsidRPr="00D63F97">
              <w:rPr>
                <w:rFonts w:ascii="Times New Roman" w:hAnsi="Times New Roman" w:cs="Times New Roman"/>
                <w:color w:val="000000" w:themeColor="text1"/>
                <w:szCs w:val="26"/>
                <w:lang w:val="fr-FR"/>
              </w:rPr>
              <w:t>(): void;</w:t>
            </w:r>
          </w:p>
          <w:p w14:paraId="29001521" w14:textId="77777777" w:rsidR="00361C35"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+deleteAccountByID</w:t>
            </w:r>
            <w:r w:rsidR="00361C35" w:rsidRPr="00D63F97">
              <w:rPr>
                <w:rFonts w:ascii="Times New Roman" w:hAnsi="Times New Roman" w:cs="Times New Roman"/>
                <w:color w:val="000000" w:themeColor="text1"/>
                <w:szCs w:val="26"/>
                <w:lang w:val="fr-FR"/>
              </w:rPr>
              <w:t>(): void;</w:t>
            </w:r>
          </w:p>
          <w:p w14:paraId="033761BE"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+getUserByID(): UserAccount ;</w:t>
            </w:r>
          </w:p>
          <w:p w14:paraId="7EAD65D3"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+getUserLogin(): UserAccount ;</w:t>
            </w:r>
          </w:p>
          <w:p w14:paraId="5D284B82"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+updateAccountNoPSW() : void ;</w:t>
            </w:r>
          </w:p>
          <w:p w14:paraId="6DE5B4BB"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+updatePassword(): void ;</w:t>
            </w:r>
          </w:p>
          <w:p w14:paraId="20536977" w14:textId="77777777" w:rsidR="00361C35"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+checkUser</w:t>
            </w:r>
            <w:r w:rsidR="00361C35" w:rsidRPr="00D63F97">
              <w:rPr>
                <w:rFonts w:ascii="Times New Roman" w:hAnsi="Times New Roman" w:cs="Times New Roman"/>
                <w:color w:val="000000" w:themeColor="text1"/>
                <w:szCs w:val="26"/>
                <w:lang w:val="fr-FR"/>
              </w:rPr>
              <w:t>(): boolean;</w:t>
            </w:r>
          </w:p>
        </w:tc>
      </w:tr>
      <w:tr w:rsidR="007E044B" w:rsidRPr="00D63F97" w14:paraId="1EDF434A" w14:textId="77777777" w:rsidTr="000D5693">
        <w:tc>
          <w:tcPr>
            <w:tcW w:w="1588" w:type="dxa"/>
          </w:tcPr>
          <w:p w14:paraId="4B57C014" w14:textId="77777777" w:rsidR="00361C35" w:rsidRPr="00D63F97" w:rsidRDefault="007814F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Document</w:t>
            </w:r>
          </w:p>
        </w:tc>
        <w:tc>
          <w:tcPr>
            <w:tcW w:w="2862" w:type="dxa"/>
          </w:tcPr>
          <w:p w14:paraId="0070A83F"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97544" w:rsidRPr="00D63F97">
              <w:rPr>
                <w:rFonts w:ascii="Times New Roman" w:hAnsi="Times New Roman" w:cs="Times New Roman"/>
                <w:color w:val="000000" w:themeColor="text1"/>
                <w:szCs w:val="26"/>
                <w:lang w:val="en-US"/>
              </w:rPr>
              <w:t>id_document: i</w:t>
            </w:r>
            <w:r w:rsidR="006C4965" w:rsidRPr="00D63F97">
              <w:rPr>
                <w:rFonts w:ascii="Times New Roman" w:hAnsi="Times New Roman" w:cs="Times New Roman"/>
                <w:color w:val="000000" w:themeColor="text1"/>
                <w:szCs w:val="26"/>
                <w:lang w:val="en-US"/>
              </w:rPr>
              <w:t>nt</w:t>
            </w:r>
            <w:r w:rsidR="00361C35" w:rsidRPr="00D63F97">
              <w:rPr>
                <w:rFonts w:ascii="Times New Roman" w:hAnsi="Times New Roman" w:cs="Times New Roman"/>
                <w:color w:val="000000" w:themeColor="text1"/>
                <w:szCs w:val="26"/>
                <w:lang w:val="en-US"/>
              </w:rPr>
              <w:t>;</w:t>
            </w:r>
          </w:p>
          <w:p w14:paraId="7CF3185A"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6C4965" w:rsidRPr="00D63F97">
              <w:rPr>
                <w:rFonts w:ascii="Times New Roman" w:hAnsi="Times New Roman" w:cs="Times New Roman"/>
                <w:color w:val="000000" w:themeColor="text1"/>
                <w:szCs w:val="26"/>
                <w:lang w:val="en-US"/>
              </w:rPr>
              <w:t>document_name</w:t>
            </w:r>
            <w:r w:rsidR="00361C35" w:rsidRPr="00D63F97">
              <w:rPr>
                <w:rFonts w:ascii="Times New Roman" w:hAnsi="Times New Roman" w:cs="Times New Roman"/>
                <w:color w:val="000000" w:themeColor="text1"/>
                <w:szCs w:val="26"/>
                <w:lang w:val="en-US"/>
              </w:rPr>
              <w:t>:String;</w:t>
            </w:r>
          </w:p>
          <w:p w14:paraId="14FA3FFE"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97544" w:rsidRPr="00D63F97">
              <w:rPr>
                <w:rFonts w:ascii="Times New Roman" w:hAnsi="Times New Roman" w:cs="Times New Roman"/>
                <w:color w:val="000000" w:themeColor="text1"/>
                <w:szCs w:val="26"/>
                <w:lang w:val="en-US"/>
              </w:rPr>
              <w:t>idcate: i</w:t>
            </w:r>
            <w:r w:rsidR="006C4965" w:rsidRPr="00D63F97">
              <w:rPr>
                <w:rFonts w:ascii="Times New Roman" w:hAnsi="Times New Roman" w:cs="Times New Roman"/>
                <w:color w:val="000000" w:themeColor="text1"/>
                <w:szCs w:val="26"/>
                <w:lang w:val="en-US"/>
              </w:rPr>
              <w:t>nt;</w:t>
            </w:r>
          </w:p>
          <w:p w14:paraId="5F75A5B3" w14:textId="77777777" w:rsidR="006C496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97544" w:rsidRPr="00D63F97">
              <w:rPr>
                <w:rFonts w:ascii="Times New Roman" w:hAnsi="Times New Roman" w:cs="Times New Roman"/>
                <w:color w:val="000000" w:themeColor="text1"/>
                <w:szCs w:val="26"/>
                <w:lang w:val="en-US"/>
              </w:rPr>
              <w:t>id_teacher: i</w:t>
            </w:r>
            <w:r w:rsidR="006C4965" w:rsidRPr="00D63F97">
              <w:rPr>
                <w:rFonts w:ascii="Times New Roman" w:hAnsi="Times New Roman" w:cs="Times New Roman"/>
                <w:color w:val="000000" w:themeColor="text1"/>
                <w:szCs w:val="26"/>
                <w:lang w:val="en-US"/>
              </w:rPr>
              <w:t>nt;</w:t>
            </w:r>
          </w:p>
          <w:p w14:paraId="3F62A73C" w14:textId="77777777" w:rsidR="006C496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6C4965" w:rsidRPr="00D63F97">
              <w:rPr>
                <w:rFonts w:ascii="Times New Roman" w:hAnsi="Times New Roman" w:cs="Times New Roman"/>
                <w:color w:val="000000" w:themeColor="text1"/>
                <w:szCs w:val="26"/>
                <w:lang w:val="en-US"/>
              </w:rPr>
              <w:t>point: float;</w:t>
            </w:r>
          </w:p>
          <w:p w14:paraId="46B66F28" w14:textId="77777777" w:rsidR="006C496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+student: String;</w:t>
            </w:r>
          </w:p>
          <w:p w14:paraId="5FD31A83"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+id_business: int;</w:t>
            </w:r>
          </w:p>
          <w:p w14:paraId="40ACEA48"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+id_class: int;</w:t>
            </w:r>
          </w:p>
          <w:p w14:paraId="44A4AC11"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 int;</w:t>
            </w:r>
          </w:p>
        </w:tc>
        <w:tc>
          <w:tcPr>
            <w:tcW w:w="3986" w:type="dxa"/>
          </w:tcPr>
          <w:p w14:paraId="7C69CED4"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0230A63D"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+getDocumentByID(): Document</w:t>
            </w:r>
            <w:r w:rsidR="00361C35" w:rsidRPr="00D63F97">
              <w:rPr>
                <w:rFonts w:ascii="Times New Roman" w:hAnsi="Times New Roman" w:cs="Times New Roman"/>
                <w:color w:val="000000" w:themeColor="text1"/>
                <w:szCs w:val="26"/>
                <w:lang w:val="en-US"/>
              </w:rPr>
              <w:t>;</w:t>
            </w:r>
          </w:p>
          <w:p w14:paraId="1F661228"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+getAllDocument(): ArrayList&lt;Document</w:t>
            </w:r>
            <w:r w:rsidR="00361C35" w:rsidRPr="00D63F97">
              <w:rPr>
                <w:rFonts w:ascii="Times New Roman" w:hAnsi="Times New Roman" w:cs="Times New Roman"/>
                <w:color w:val="000000" w:themeColor="text1"/>
                <w:szCs w:val="26"/>
                <w:lang w:val="en-US"/>
              </w:rPr>
              <w:t>&gt;;</w:t>
            </w:r>
          </w:p>
          <w:p w14:paraId="29D35184"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+insertDocument</w:t>
            </w:r>
            <w:r w:rsidR="00361C35" w:rsidRPr="00D63F97">
              <w:rPr>
                <w:rFonts w:ascii="Times New Roman" w:hAnsi="Times New Roman" w:cs="Times New Roman"/>
                <w:color w:val="000000" w:themeColor="text1"/>
                <w:szCs w:val="26"/>
                <w:lang w:val="en-US"/>
              </w:rPr>
              <w:t>(): void;</w:t>
            </w:r>
          </w:p>
          <w:p w14:paraId="2AEAFC49"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+deleteDocumentByID</w:t>
            </w:r>
            <w:r w:rsidR="00361C35" w:rsidRPr="00D63F97">
              <w:rPr>
                <w:rFonts w:ascii="Times New Roman" w:hAnsi="Times New Roman" w:cs="Times New Roman"/>
                <w:color w:val="000000" w:themeColor="text1"/>
                <w:szCs w:val="26"/>
                <w:lang w:val="en-US"/>
              </w:rPr>
              <w:t>(): void;</w:t>
            </w:r>
          </w:p>
          <w:p w14:paraId="13DD535D"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+updateDocument(): void</w:t>
            </w:r>
            <w:r w:rsidR="00361C35" w:rsidRPr="00D63F97">
              <w:rPr>
                <w:rFonts w:ascii="Times New Roman" w:hAnsi="Times New Roman" w:cs="Times New Roman"/>
                <w:color w:val="000000" w:themeColor="text1"/>
                <w:szCs w:val="26"/>
                <w:lang w:val="en-US"/>
              </w:rPr>
              <w:t>;</w:t>
            </w:r>
          </w:p>
          <w:p w14:paraId="2CD3DE45"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+updateStatus(): void;</w:t>
            </w:r>
          </w:p>
          <w:p w14:paraId="5702BB7B"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+getOrderDocument(): ArrayList&lt;Document</w:t>
            </w:r>
            <w:r w:rsidR="003F0316" w:rsidRPr="00D63F97">
              <w:rPr>
                <w:rFonts w:ascii="Times New Roman" w:hAnsi="Times New Roman" w:cs="Times New Roman"/>
                <w:color w:val="000000" w:themeColor="text1"/>
                <w:szCs w:val="26"/>
                <w:lang w:val="en-US"/>
              </w:rPr>
              <w:t>&gt;;</w:t>
            </w:r>
          </w:p>
        </w:tc>
      </w:tr>
      <w:tr w:rsidR="007E044B" w:rsidRPr="00D63F97" w14:paraId="7D1CB173" w14:textId="77777777" w:rsidTr="000D5693">
        <w:tc>
          <w:tcPr>
            <w:tcW w:w="1588" w:type="dxa"/>
          </w:tcPr>
          <w:p w14:paraId="76252D0B" w14:textId="77777777" w:rsidR="00361C35" w:rsidRPr="00D63F97" w:rsidRDefault="003F0316"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Order</w:t>
            </w:r>
          </w:p>
        </w:tc>
        <w:tc>
          <w:tcPr>
            <w:tcW w:w="2862" w:type="dxa"/>
          </w:tcPr>
          <w:p w14:paraId="0B3E03EC"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+id_order: int;</w:t>
            </w:r>
          </w:p>
          <w:p w14:paraId="65293133" w14:textId="77777777" w:rsidR="00361C35"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+id_account: int;</w:t>
            </w:r>
          </w:p>
          <w:p w14:paraId="785161C4"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+id_document: int;</w:t>
            </w:r>
          </w:p>
          <w:p w14:paraId="6520A026"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+create_time: String;</w:t>
            </w:r>
          </w:p>
          <w:p w14:paraId="2FACCD10"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+recieve_time: String;</w:t>
            </w:r>
          </w:p>
          <w:p w14:paraId="1343B0F0" w14:textId="77777777" w:rsidR="00780588"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 int;</w:t>
            </w:r>
          </w:p>
        </w:tc>
        <w:tc>
          <w:tcPr>
            <w:tcW w:w="3986" w:type="dxa"/>
          </w:tcPr>
          <w:p w14:paraId="26E79DAA"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1E983842" w14:textId="77777777" w:rsidR="00361C35"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+getOrderByAcc(): ArrayList&lt;Order&gt;</w:t>
            </w:r>
            <w:r w:rsidR="00361C35" w:rsidRPr="00D63F97">
              <w:rPr>
                <w:rFonts w:ascii="Times New Roman" w:hAnsi="Times New Roman" w:cs="Times New Roman"/>
                <w:color w:val="000000" w:themeColor="text1"/>
                <w:szCs w:val="26"/>
                <w:lang w:val="en-US"/>
              </w:rPr>
              <w:t>;</w:t>
            </w:r>
          </w:p>
          <w:p w14:paraId="50B309FA"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512899" w:rsidRPr="00D63F97">
              <w:rPr>
                <w:rFonts w:ascii="Times New Roman" w:hAnsi="Times New Roman" w:cs="Times New Roman"/>
                <w:color w:val="000000" w:themeColor="text1"/>
                <w:szCs w:val="26"/>
                <w:lang w:val="en-US"/>
              </w:rPr>
              <w:t>getAllOrder(): ArrayList&lt; Order</w:t>
            </w:r>
            <w:r w:rsidRPr="00D63F97">
              <w:rPr>
                <w:rFonts w:ascii="Times New Roman" w:hAnsi="Times New Roman" w:cs="Times New Roman"/>
                <w:color w:val="000000" w:themeColor="text1"/>
                <w:szCs w:val="26"/>
                <w:lang w:val="en-US"/>
              </w:rPr>
              <w:t>&gt;;</w:t>
            </w:r>
          </w:p>
          <w:p w14:paraId="7F929907"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+insertOrder(): void;</w:t>
            </w:r>
          </w:p>
          <w:p w14:paraId="3605A03F"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+deleteOrder(): void;</w:t>
            </w:r>
          </w:p>
          <w:p w14:paraId="10E170B9"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+updateOrder</w:t>
            </w:r>
            <w:r w:rsidR="00512899" w:rsidRPr="00D63F97">
              <w:rPr>
                <w:rFonts w:ascii="Times New Roman" w:hAnsi="Times New Roman" w:cs="Times New Roman"/>
                <w:color w:val="000000" w:themeColor="text1"/>
                <w:szCs w:val="26"/>
                <w:lang w:val="en-US"/>
              </w:rPr>
              <w:t>Status(): void</w:t>
            </w:r>
            <w:r w:rsidRPr="00D63F97">
              <w:rPr>
                <w:rFonts w:ascii="Times New Roman" w:hAnsi="Times New Roman" w:cs="Times New Roman"/>
                <w:color w:val="000000" w:themeColor="text1"/>
                <w:szCs w:val="26"/>
                <w:lang w:val="en-US"/>
              </w:rPr>
              <w:t>;</w:t>
            </w:r>
          </w:p>
          <w:p w14:paraId="33AE28E6" w14:textId="77777777" w:rsidR="00512899"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+updateStatus(): void;</w:t>
            </w:r>
          </w:p>
          <w:p w14:paraId="3B63C22B" w14:textId="77777777" w:rsidR="00512899"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+idDoc(): int;</w:t>
            </w:r>
          </w:p>
        </w:tc>
      </w:tr>
      <w:tr w:rsidR="007E044B" w:rsidRPr="00D63F97" w14:paraId="1E7164FC" w14:textId="77777777" w:rsidTr="000D5693">
        <w:tc>
          <w:tcPr>
            <w:tcW w:w="1588" w:type="dxa"/>
          </w:tcPr>
          <w:p w14:paraId="50D09411"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Notice</w:t>
            </w:r>
          </w:p>
        </w:tc>
        <w:tc>
          <w:tcPr>
            <w:tcW w:w="2862" w:type="dxa"/>
          </w:tcPr>
          <w:p w14:paraId="6CCD43CA"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+id_notice: int;</w:t>
            </w:r>
          </w:p>
          <w:p w14:paraId="19AE80A4"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+notice_info: String;</w:t>
            </w:r>
          </w:p>
          <w:p w14:paraId="5689C88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 boolean</w:t>
            </w:r>
          </w:p>
        </w:tc>
        <w:tc>
          <w:tcPr>
            <w:tcW w:w="3986" w:type="dxa"/>
          </w:tcPr>
          <w:p w14:paraId="7EDFB32B"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Constructors, getters, setters.</w:t>
            </w:r>
          </w:p>
          <w:p w14:paraId="66E972A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+getNoticeByID(): Notice;</w:t>
            </w:r>
          </w:p>
          <w:p w14:paraId="24E15301"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+getAllNotice(): ArrayList&lt;Notice&gt;;</w:t>
            </w:r>
          </w:p>
          <w:p w14:paraId="733A2660" w14:textId="77777777" w:rsidR="00BE3EF1" w:rsidRPr="00D63F97" w:rsidRDefault="00BE3EF1"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+insertNotice (): void;</w:t>
            </w:r>
          </w:p>
          <w:p w14:paraId="18DF28F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+deleteNoticeByID(): void;</w:t>
            </w:r>
          </w:p>
          <w:p w14:paraId="44342BFB"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+updateNotice(): void;</w:t>
            </w:r>
          </w:p>
          <w:p w14:paraId="20880D42" w14:textId="77777777" w:rsidR="00BE3EF1" w:rsidRPr="00D63F97" w:rsidRDefault="00BE3EF1" w:rsidP="000D5693">
            <w:pPr>
              <w:keepNext/>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+updateNoticeStatus(): void;</w:t>
            </w:r>
          </w:p>
        </w:tc>
      </w:tr>
    </w:tbl>
    <w:p w14:paraId="7F3BE060" w14:textId="77777777" w:rsidR="00361C35" w:rsidRPr="00D63F97" w:rsidRDefault="00361C35" w:rsidP="007E044B">
      <w:pPr>
        <w:spacing w:line="24" w:lineRule="atLeast"/>
        <w:rPr>
          <w:rFonts w:ascii="Times New Roman" w:hAnsi="Times New Roman" w:cs="Times New Roman"/>
          <w:b/>
          <w:caps/>
          <w:color w:val="000000" w:themeColor="text1"/>
          <w:szCs w:val="26"/>
        </w:rPr>
      </w:pPr>
      <w:r w:rsidRPr="00D63F97">
        <w:rPr>
          <w:rFonts w:ascii="Times New Roman" w:hAnsi="Times New Roman" w:cs="Times New Roman"/>
          <w:color w:val="000000" w:themeColor="text1"/>
          <w:szCs w:val="26"/>
        </w:rPr>
        <w:lastRenderedPageBreak/>
        <w:br w:type="page"/>
      </w:r>
    </w:p>
    <w:p w14:paraId="371BB1FF" w14:textId="77777777" w:rsidR="00361C35" w:rsidRPr="00D63F97" w:rsidRDefault="00361C35" w:rsidP="00907D77">
      <w:pPr>
        <w:pStyle w:val="chng"/>
        <w:spacing w:line="24" w:lineRule="atLeast"/>
        <w:outlineLvl w:val="0"/>
        <w:rPr>
          <w:rFonts w:cs="Times New Roman"/>
          <w:color w:val="000000" w:themeColor="text1"/>
          <w:sz w:val="26"/>
          <w:szCs w:val="26"/>
        </w:rPr>
      </w:pPr>
      <w:bookmarkStart w:id="297" w:name="_Toc448216146"/>
      <w:bookmarkStart w:id="298" w:name="_Toc449386701"/>
      <w:bookmarkStart w:id="299" w:name="_Toc449483222"/>
      <w:bookmarkStart w:id="300" w:name="_Toc478913218"/>
      <w:r w:rsidRPr="00D63F97">
        <w:rPr>
          <w:rFonts w:cs="Times New Roman"/>
          <w:color w:val="000000" w:themeColor="text1"/>
          <w:sz w:val="26"/>
          <w:szCs w:val="26"/>
        </w:rPr>
        <w:lastRenderedPageBreak/>
        <w:t>Chương 4</w:t>
      </w:r>
      <w:r w:rsidR="00907D77" w:rsidRPr="00D63F97">
        <w:rPr>
          <w:rFonts w:cs="Times New Roman"/>
          <w:color w:val="000000" w:themeColor="text1"/>
          <w:sz w:val="26"/>
          <w:szCs w:val="26"/>
          <w:lang w:val="en-US"/>
        </w:rPr>
        <w:t xml:space="preserve"> </w:t>
      </w:r>
      <w:r w:rsidR="00907D77" w:rsidRPr="00D63F97">
        <w:rPr>
          <w:rFonts w:cs="Times New Roman"/>
          <w:color w:val="000000" w:themeColor="text1"/>
          <w:sz w:val="26"/>
          <w:szCs w:val="26"/>
          <w:lang w:val="en-US"/>
        </w:rPr>
        <w:br/>
      </w:r>
      <w:r w:rsidRPr="00D63F97">
        <w:rPr>
          <w:rFonts w:cs="Times New Roman"/>
          <w:color w:val="000000" w:themeColor="text1"/>
          <w:sz w:val="26"/>
          <w:szCs w:val="26"/>
        </w:rPr>
        <w:t>THIẾT KẾ VÀ CÀI ĐẶT HỆ THỐNG</w:t>
      </w:r>
      <w:bookmarkEnd w:id="297"/>
      <w:bookmarkEnd w:id="298"/>
      <w:bookmarkEnd w:id="299"/>
      <w:bookmarkEnd w:id="300"/>
    </w:p>
    <w:p w14:paraId="3C884580" w14:textId="77777777" w:rsidR="00361C35" w:rsidRPr="00D63F97" w:rsidRDefault="00361C35" w:rsidP="009E74D9">
      <w:pPr>
        <w:pStyle w:val="e1"/>
        <w:spacing w:line="24" w:lineRule="atLeast"/>
        <w:rPr>
          <w:rFonts w:cs="Times New Roman"/>
          <w:color w:val="000000" w:themeColor="text1"/>
          <w:szCs w:val="26"/>
        </w:rPr>
      </w:pPr>
      <w:bookmarkStart w:id="301" w:name="_Toc448216147"/>
      <w:bookmarkStart w:id="302" w:name="_Toc449386702"/>
      <w:bookmarkStart w:id="303" w:name="_Toc449483223"/>
      <w:bookmarkStart w:id="304" w:name="_Toc478913219"/>
      <w:r w:rsidRPr="00D63F97">
        <w:rPr>
          <w:rFonts w:cs="Times New Roman"/>
          <w:color w:val="000000" w:themeColor="text1"/>
          <w:szCs w:val="26"/>
        </w:rPr>
        <w:t>4.1. Tổ chức dữ liệu</w:t>
      </w:r>
      <w:bookmarkEnd w:id="301"/>
      <w:bookmarkEnd w:id="302"/>
      <w:bookmarkEnd w:id="303"/>
      <w:bookmarkEnd w:id="304"/>
    </w:p>
    <w:p w14:paraId="52DF0C60" w14:textId="77777777" w:rsidR="00361C35" w:rsidRPr="00D63F97" w:rsidRDefault="00361C35" w:rsidP="007E044B">
      <w:pPr>
        <w:spacing w:line="24" w:lineRule="atLeast"/>
        <w:ind w:firstLine="720"/>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đối tượng dữ liệu được tổ chức thành các lớp theo mô hình lớp như Hình 11 và được lưu trữ trong cơ sở dữ liệu với các bảng tương ứng như sau.</w:t>
      </w:r>
    </w:p>
    <w:p w14:paraId="51EAA6A6" w14:textId="77777777" w:rsidR="00361C35" w:rsidRPr="00D63F97" w:rsidRDefault="00361C35" w:rsidP="007E044B">
      <w:pPr>
        <w:spacing w:line="24" w:lineRule="atLeast"/>
        <w:rPr>
          <w:rFonts w:ascii="Times New Roman" w:hAnsi="Times New Roman" w:cs="Times New Roman"/>
          <w:color w:val="000000" w:themeColor="text1"/>
          <w:szCs w:val="26"/>
          <w:lang w:val="en-US"/>
        </w:rPr>
      </w:pPr>
    </w:p>
    <w:p w14:paraId="32081E19" w14:textId="77777777" w:rsidR="00654064" w:rsidRPr="00D63F97" w:rsidRDefault="00654064" w:rsidP="00654064">
      <w:pPr>
        <w:pStyle w:val="Caption"/>
        <w:keepNext/>
        <w:jc w:val="center"/>
        <w:rPr>
          <w:rFonts w:ascii="Times New Roman" w:hAnsi="Times New Roman" w:cs="Times New Roman"/>
          <w:color w:val="000000" w:themeColor="text1"/>
          <w:sz w:val="26"/>
          <w:szCs w:val="26"/>
          <w:lang w:val="en-US"/>
        </w:rPr>
      </w:pPr>
      <w:bookmarkStart w:id="305" w:name="_Toc478912629"/>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category</w:t>
      </w:r>
      <w:r w:rsidRPr="00D63F97">
        <w:rPr>
          <w:rFonts w:ascii="Times New Roman" w:hAnsi="Times New Roman" w:cs="Times New Roman"/>
          <w:color w:val="000000" w:themeColor="text1"/>
          <w:sz w:val="26"/>
          <w:szCs w:val="26"/>
          <w:lang w:val="en-US"/>
        </w:rPr>
        <w:t>s</w:t>
      </w:r>
      <w:bookmarkEnd w:id="305"/>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3C8412A1" w14:textId="77777777" w:rsidTr="00361C35">
        <w:tc>
          <w:tcPr>
            <w:tcW w:w="1980" w:type="dxa"/>
            <w:shd w:val="clear" w:color="auto" w:fill="F2F2F2" w:themeFill="background1" w:themeFillShade="F2"/>
          </w:tcPr>
          <w:p w14:paraId="7C777F38"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0F5874E4"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4F8917E2"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596616C3"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3E85F9BC" w14:textId="77777777" w:rsidTr="00361C35">
        <w:tc>
          <w:tcPr>
            <w:tcW w:w="1980" w:type="dxa"/>
          </w:tcPr>
          <w:p w14:paraId="31CB7186"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idcate</w:t>
            </w:r>
          </w:p>
        </w:tc>
        <w:tc>
          <w:tcPr>
            <w:tcW w:w="2126" w:type="dxa"/>
          </w:tcPr>
          <w:p w14:paraId="64CEDCA5"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r w:rsidR="00361C35" w:rsidRPr="00D63F97">
              <w:rPr>
                <w:rFonts w:ascii="Times New Roman" w:hAnsi="Times New Roman" w:cs="Times New Roman"/>
                <w:color w:val="000000" w:themeColor="text1"/>
                <w:szCs w:val="26"/>
              </w:rPr>
              <w:t>)</w:t>
            </w:r>
          </w:p>
        </w:tc>
        <w:tc>
          <w:tcPr>
            <w:tcW w:w="2126" w:type="dxa"/>
          </w:tcPr>
          <w:p w14:paraId="6EF3A445" w14:textId="77777777" w:rsidR="00361C35" w:rsidRPr="00D63F97" w:rsidRDefault="00361C3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13F1CE59"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lĩnh vực</w:t>
            </w:r>
          </w:p>
        </w:tc>
      </w:tr>
      <w:tr w:rsidR="007E044B" w:rsidRPr="00D63F97" w14:paraId="17909946" w14:textId="77777777" w:rsidTr="00361C35">
        <w:tc>
          <w:tcPr>
            <w:tcW w:w="1980" w:type="dxa"/>
          </w:tcPr>
          <w:p w14:paraId="34CA6D20"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cate</w:t>
            </w:r>
            <w:r w:rsidR="00361C35" w:rsidRPr="00D63F97">
              <w:rPr>
                <w:rFonts w:ascii="Times New Roman" w:hAnsi="Times New Roman" w:cs="Times New Roman"/>
                <w:color w:val="000000" w:themeColor="text1"/>
                <w:szCs w:val="26"/>
              </w:rPr>
              <w:t>name</w:t>
            </w:r>
          </w:p>
        </w:tc>
        <w:tc>
          <w:tcPr>
            <w:tcW w:w="2126" w:type="dxa"/>
          </w:tcPr>
          <w:p w14:paraId="54C93792"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varchar(2</w:t>
            </w:r>
            <w:r w:rsidR="00361C35" w:rsidRPr="00D63F97">
              <w:rPr>
                <w:rFonts w:ascii="Times New Roman" w:hAnsi="Times New Roman" w:cs="Times New Roman"/>
                <w:color w:val="000000" w:themeColor="text1"/>
                <w:szCs w:val="26"/>
              </w:rPr>
              <w:t>0)</w:t>
            </w:r>
          </w:p>
        </w:tc>
        <w:tc>
          <w:tcPr>
            <w:tcW w:w="2126" w:type="dxa"/>
          </w:tcPr>
          <w:p w14:paraId="4665B8CD" w14:textId="77777777" w:rsidR="00361C35" w:rsidRPr="00D63F97" w:rsidRDefault="00361C35" w:rsidP="007E044B">
            <w:pPr>
              <w:spacing w:line="24" w:lineRule="atLeast"/>
              <w:rPr>
                <w:rFonts w:ascii="Times New Roman" w:hAnsi="Times New Roman" w:cs="Times New Roman"/>
                <w:color w:val="000000" w:themeColor="text1"/>
                <w:szCs w:val="26"/>
              </w:rPr>
            </w:pPr>
          </w:p>
        </w:tc>
        <w:tc>
          <w:tcPr>
            <w:tcW w:w="1978" w:type="dxa"/>
          </w:tcPr>
          <w:p w14:paraId="476F655E"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lĩnh vực</w:t>
            </w:r>
          </w:p>
        </w:tc>
      </w:tr>
    </w:tbl>
    <w:p w14:paraId="2154C8E8" w14:textId="77777777" w:rsidR="0014547F" w:rsidRPr="00D63F97" w:rsidRDefault="0014547F" w:rsidP="007E044B">
      <w:pPr>
        <w:spacing w:line="24" w:lineRule="atLeast"/>
        <w:rPr>
          <w:rFonts w:ascii="Times New Roman" w:hAnsi="Times New Roman" w:cs="Times New Roman"/>
          <w:color w:val="000000" w:themeColor="text1"/>
          <w:szCs w:val="26"/>
        </w:rPr>
      </w:pPr>
    </w:p>
    <w:p w14:paraId="4CAC21C8" w14:textId="77777777" w:rsidR="00090248" w:rsidRPr="00D63F97" w:rsidRDefault="00090248" w:rsidP="00090248">
      <w:pPr>
        <w:pStyle w:val="Caption"/>
        <w:keepNext/>
        <w:jc w:val="center"/>
        <w:rPr>
          <w:rFonts w:ascii="Times New Roman" w:hAnsi="Times New Roman" w:cs="Times New Roman"/>
          <w:color w:val="000000" w:themeColor="text1"/>
          <w:sz w:val="26"/>
          <w:szCs w:val="26"/>
          <w:lang w:val="en-US"/>
        </w:rPr>
      </w:pPr>
      <w:bookmarkStart w:id="306" w:name="_Toc478912630"/>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business</w:t>
      </w:r>
      <w:bookmarkEnd w:id="306"/>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3E1F5A74" w14:textId="77777777" w:rsidTr="00016E4E">
        <w:tc>
          <w:tcPr>
            <w:tcW w:w="1980" w:type="dxa"/>
            <w:shd w:val="clear" w:color="auto" w:fill="F2F2F2" w:themeFill="background1" w:themeFillShade="F2"/>
          </w:tcPr>
          <w:p w14:paraId="0298C3A9"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3996E13E"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6C4BDFDD"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35D8180C"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3F44A3E7" w14:textId="77777777" w:rsidTr="00016E4E">
        <w:tc>
          <w:tcPr>
            <w:tcW w:w="1980" w:type="dxa"/>
          </w:tcPr>
          <w:p w14:paraId="53DDE2AA" w14:textId="77777777" w:rsidR="0014547F" w:rsidRPr="00D63F97" w:rsidRDefault="00962DB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business</w:t>
            </w:r>
          </w:p>
        </w:tc>
        <w:tc>
          <w:tcPr>
            <w:tcW w:w="2126" w:type="dxa"/>
          </w:tcPr>
          <w:p w14:paraId="024D7B63"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71834075"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534CAAE3"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cơ quan</w:t>
            </w:r>
          </w:p>
        </w:tc>
      </w:tr>
      <w:tr w:rsidR="0014547F" w:rsidRPr="00D63F97" w14:paraId="2BCE30BA" w14:textId="77777777" w:rsidTr="00016E4E">
        <w:tc>
          <w:tcPr>
            <w:tcW w:w="1980" w:type="dxa"/>
          </w:tcPr>
          <w:p w14:paraId="47509BCD"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business_name</w:t>
            </w:r>
          </w:p>
        </w:tc>
        <w:tc>
          <w:tcPr>
            <w:tcW w:w="2126" w:type="dxa"/>
          </w:tcPr>
          <w:p w14:paraId="7A75DADD"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varchar(2</w:t>
            </w:r>
            <w:r w:rsidR="00962DBD"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0)</w:t>
            </w:r>
          </w:p>
        </w:tc>
        <w:tc>
          <w:tcPr>
            <w:tcW w:w="2126" w:type="dxa"/>
          </w:tcPr>
          <w:p w14:paraId="165A56DC" w14:textId="77777777" w:rsidR="0014547F" w:rsidRPr="00D63F97" w:rsidRDefault="0014547F" w:rsidP="007E044B">
            <w:pPr>
              <w:spacing w:line="24" w:lineRule="atLeast"/>
              <w:rPr>
                <w:rFonts w:ascii="Times New Roman" w:hAnsi="Times New Roman" w:cs="Times New Roman"/>
                <w:color w:val="000000" w:themeColor="text1"/>
                <w:szCs w:val="26"/>
              </w:rPr>
            </w:pPr>
          </w:p>
        </w:tc>
        <w:tc>
          <w:tcPr>
            <w:tcW w:w="1978" w:type="dxa"/>
          </w:tcPr>
          <w:p w14:paraId="22C2F217"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cơ quan</w:t>
            </w:r>
          </w:p>
        </w:tc>
      </w:tr>
    </w:tbl>
    <w:p w14:paraId="20301747" w14:textId="77777777" w:rsidR="0014547F" w:rsidRPr="00D63F97" w:rsidRDefault="0014547F" w:rsidP="007E044B">
      <w:pPr>
        <w:spacing w:line="24" w:lineRule="atLeast"/>
        <w:rPr>
          <w:rFonts w:ascii="Times New Roman" w:hAnsi="Times New Roman" w:cs="Times New Roman"/>
          <w:color w:val="000000" w:themeColor="text1"/>
          <w:szCs w:val="26"/>
          <w:lang w:val="en-US"/>
        </w:rPr>
      </w:pPr>
    </w:p>
    <w:p w14:paraId="6FF9D21C" w14:textId="77777777" w:rsidR="00090248" w:rsidRPr="00D63F97" w:rsidRDefault="00090248" w:rsidP="00090248">
      <w:pPr>
        <w:pStyle w:val="Caption"/>
        <w:keepNext/>
        <w:jc w:val="center"/>
        <w:rPr>
          <w:rFonts w:ascii="Times New Roman" w:hAnsi="Times New Roman" w:cs="Times New Roman"/>
          <w:color w:val="000000" w:themeColor="text1"/>
          <w:sz w:val="26"/>
          <w:szCs w:val="26"/>
          <w:lang w:val="en-US"/>
        </w:rPr>
      </w:pPr>
      <w:bookmarkStart w:id="307" w:name="_Toc478912631"/>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class</w:t>
      </w:r>
      <w:bookmarkEnd w:id="307"/>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4B680E53" w14:textId="77777777" w:rsidTr="00016E4E">
        <w:tc>
          <w:tcPr>
            <w:tcW w:w="1980" w:type="dxa"/>
            <w:shd w:val="clear" w:color="auto" w:fill="F2F2F2" w:themeFill="background1" w:themeFillShade="F2"/>
          </w:tcPr>
          <w:p w14:paraId="5DFE7BC6"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06DF41A9"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3DE6A4FF"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545491BE"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03656555" w14:textId="77777777" w:rsidTr="00016E4E">
        <w:tc>
          <w:tcPr>
            <w:tcW w:w="1980" w:type="dxa"/>
          </w:tcPr>
          <w:p w14:paraId="71FA59FF" w14:textId="77777777" w:rsidR="0014547F" w:rsidRPr="00D63F97" w:rsidRDefault="00962DB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class</w:t>
            </w:r>
          </w:p>
        </w:tc>
        <w:tc>
          <w:tcPr>
            <w:tcW w:w="2126" w:type="dxa"/>
          </w:tcPr>
          <w:p w14:paraId="2C5B6F4B"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4AC95A33"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29963B15" w14:textId="77777777" w:rsidR="0014547F"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lớp</w:t>
            </w:r>
          </w:p>
        </w:tc>
      </w:tr>
      <w:tr w:rsidR="0014547F" w:rsidRPr="00D63F97" w14:paraId="0C377784" w14:textId="77777777" w:rsidTr="00016E4E">
        <w:tc>
          <w:tcPr>
            <w:tcW w:w="1980" w:type="dxa"/>
          </w:tcPr>
          <w:p w14:paraId="63ED130B"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class_</w:t>
            </w:r>
            <w:r w:rsidR="0014547F" w:rsidRPr="00D63F97">
              <w:rPr>
                <w:rFonts w:ascii="Times New Roman" w:hAnsi="Times New Roman" w:cs="Times New Roman"/>
                <w:color w:val="000000" w:themeColor="text1"/>
                <w:szCs w:val="26"/>
              </w:rPr>
              <w:t>name</w:t>
            </w:r>
          </w:p>
        </w:tc>
        <w:tc>
          <w:tcPr>
            <w:tcW w:w="2126" w:type="dxa"/>
          </w:tcPr>
          <w:p w14:paraId="19006A6F"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w:t>
            </w:r>
            <w:r w:rsidR="004224A7" w:rsidRPr="00D63F97">
              <w:rPr>
                <w:rFonts w:ascii="Times New Roman" w:hAnsi="Times New Roman" w:cs="Times New Roman"/>
                <w:color w:val="000000" w:themeColor="text1"/>
                <w:szCs w:val="26"/>
                <w:lang w:val="en-US"/>
              </w:rPr>
              <w:t>6</w:t>
            </w:r>
            <w:r w:rsidRPr="00D63F97">
              <w:rPr>
                <w:rFonts w:ascii="Times New Roman" w:hAnsi="Times New Roman" w:cs="Times New Roman"/>
                <w:color w:val="000000" w:themeColor="text1"/>
                <w:szCs w:val="26"/>
              </w:rPr>
              <w:t>)</w:t>
            </w:r>
          </w:p>
        </w:tc>
        <w:tc>
          <w:tcPr>
            <w:tcW w:w="2126" w:type="dxa"/>
          </w:tcPr>
          <w:p w14:paraId="3FFFEB35" w14:textId="77777777" w:rsidR="0014547F" w:rsidRPr="00D63F97" w:rsidRDefault="0014547F" w:rsidP="007E044B">
            <w:pPr>
              <w:spacing w:line="24" w:lineRule="atLeast"/>
              <w:rPr>
                <w:rFonts w:ascii="Times New Roman" w:hAnsi="Times New Roman" w:cs="Times New Roman"/>
                <w:color w:val="000000" w:themeColor="text1"/>
                <w:szCs w:val="26"/>
              </w:rPr>
            </w:pPr>
          </w:p>
        </w:tc>
        <w:tc>
          <w:tcPr>
            <w:tcW w:w="1978" w:type="dxa"/>
          </w:tcPr>
          <w:p w14:paraId="57EF23A6" w14:textId="77777777" w:rsidR="0014547F"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lớp</w:t>
            </w:r>
          </w:p>
        </w:tc>
      </w:tr>
    </w:tbl>
    <w:p w14:paraId="46F0BF1F" w14:textId="77777777" w:rsidR="004224A7" w:rsidRPr="00D63F97" w:rsidRDefault="004224A7" w:rsidP="007E044B">
      <w:pPr>
        <w:spacing w:line="24" w:lineRule="atLeast"/>
        <w:rPr>
          <w:rFonts w:ascii="Times New Roman" w:hAnsi="Times New Roman" w:cs="Times New Roman"/>
          <w:color w:val="000000" w:themeColor="text1"/>
          <w:szCs w:val="26"/>
          <w:lang w:val="en-US"/>
        </w:rPr>
      </w:pPr>
    </w:p>
    <w:p w14:paraId="1CE0DCA2" w14:textId="77777777" w:rsidR="00090248" w:rsidRPr="00D63F97" w:rsidRDefault="00090248" w:rsidP="00090248">
      <w:pPr>
        <w:pStyle w:val="Caption"/>
        <w:keepNext/>
        <w:jc w:val="center"/>
        <w:rPr>
          <w:rFonts w:ascii="Times New Roman" w:hAnsi="Times New Roman" w:cs="Times New Roman"/>
          <w:color w:val="000000" w:themeColor="text1"/>
          <w:sz w:val="26"/>
          <w:szCs w:val="26"/>
          <w:lang w:val="en-US"/>
        </w:rPr>
      </w:pPr>
      <w:bookmarkStart w:id="308" w:name="_Toc478912632"/>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teacher</w:t>
      </w:r>
      <w:bookmarkEnd w:id="308"/>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621B4AE7" w14:textId="77777777" w:rsidTr="00016E4E">
        <w:tc>
          <w:tcPr>
            <w:tcW w:w="1980" w:type="dxa"/>
            <w:shd w:val="clear" w:color="auto" w:fill="F2F2F2" w:themeFill="background1" w:themeFillShade="F2"/>
          </w:tcPr>
          <w:p w14:paraId="797CFA8E"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4AA51345"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39E1174F"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0B47F1FE"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535013CB" w14:textId="77777777" w:rsidTr="00016E4E">
        <w:tc>
          <w:tcPr>
            <w:tcW w:w="1980" w:type="dxa"/>
          </w:tcPr>
          <w:p w14:paraId="4C157182" w14:textId="77777777" w:rsidR="004224A7" w:rsidRPr="00D63F97" w:rsidRDefault="004224A7"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teacher</w:t>
            </w:r>
          </w:p>
        </w:tc>
        <w:tc>
          <w:tcPr>
            <w:tcW w:w="2126" w:type="dxa"/>
          </w:tcPr>
          <w:p w14:paraId="6DB07026"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24CB5F89"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291CDCD1"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giáo viên</w:t>
            </w:r>
          </w:p>
        </w:tc>
      </w:tr>
      <w:tr w:rsidR="004224A7" w:rsidRPr="00D63F97" w14:paraId="3E020B6B" w14:textId="77777777" w:rsidTr="00016E4E">
        <w:tc>
          <w:tcPr>
            <w:tcW w:w="1980" w:type="dxa"/>
          </w:tcPr>
          <w:p w14:paraId="421432BB"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teacher_name</w:t>
            </w:r>
          </w:p>
        </w:tc>
        <w:tc>
          <w:tcPr>
            <w:tcW w:w="2126" w:type="dxa"/>
          </w:tcPr>
          <w:p w14:paraId="1BEAFD90"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varchar(50)</w:t>
            </w:r>
          </w:p>
        </w:tc>
        <w:tc>
          <w:tcPr>
            <w:tcW w:w="2126" w:type="dxa"/>
          </w:tcPr>
          <w:p w14:paraId="210E37AF" w14:textId="77777777" w:rsidR="004224A7" w:rsidRPr="00D63F97" w:rsidRDefault="004224A7" w:rsidP="007E044B">
            <w:pPr>
              <w:spacing w:line="24" w:lineRule="atLeast"/>
              <w:rPr>
                <w:rFonts w:ascii="Times New Roman" w:hAnsi="Times New Roman" w:cs="Times New Roman"/>
                <w:color w:val="000000" w:themeColor="text1"/>
                <w:szCs w:val="26"/>
              </w:rPr>
            </w:pPr>
          </w:p>
        </w:tc>
        <w:tc>
          <w:tcPr>
            <w:tcW w:w="1978" w:type="dxa"/>
          </w:tcPr>
          <w:p w14:paraId="397AFB28"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giáo viên</w:t>
            </w:r>
          </w:p>
        </w:tc>
      </w:tr>
    </w:tbl>
    <w:p w14:paraId="6F7CD233" w14:textId="77777777" w:rsidR="004224A7" w:rsidRPr="00D63F97" w:rsidRDefault="004224A7" w:rsidP="007E044B">
      <w:pPr>
        <w:spacing w:line="24" w:lineRule="atLeast"/>
        <w:rPr>
          <w:rFonts w:ascii="Times New Roman" w:hAnsi="Times New Roman" w:cs="Times New Roman"/>
          <w:color w:val="000000" w:themeColor="text1"/>
          <w:szCs w:val="26"/>
          <w:lang w:val="en-US"/>
        </w:rPr>
      </w:pPr>
    </w:p>
    <w:p w14:paraId="2298CF90"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5B5F837B"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7A43DA0D"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181112CC"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620AC924"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p w14:paraId="52D34A49" w14:textId="77777777" w:rsidR="008E4C96" w:rsidRPr="00D63F97" w:rsidRDefault="008E4C96" w:rsidP="008E4C96">
      <w:pPr>
        <w:pStyle w:val="Caption"/>
        <w:keepNext/>
        <w:jc w:val="center"/>
        <w:rPr>
          <w:rFonts w:ascii="Times New Roman" w:hAnsi="Times New Roman" w:cs="Times New Roman"/>
          <w:color w:val="000000" w:themeColor="text1"/>
          <w:sz w:val="26"/>
          <w:szCs w:val="26"/>
          <w:lang w:val="en-US"/>
        </w:rPr>
      </w:pPr>
      <w:bookmarkStart w:id="309" w:name="_Toc478912633"/>
      <w:r w:rsidRPr="00D63F97">
        <w:rPr>
          <w:rFonts w:ascii="Times New Roman" w:hAnsi="Times New Roman" w:cs="Times New Roman"/>
          <w:color w:val="000000" w:themeColor="text1"/>
          <w:sz w:val="26"/>
          <w:szCs w:val="26"/>
        </w:rPr>
        <w:lastRenderedPageBreak/>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document</w:t>
      </w:r>
      <w:r w:rsidRPr="00D63F97">
        <w:rPr>
          <w:rFonts w:ascii="Times New Roman" w:hAnsi="Times New Roman" w:cs="Times New Roman"/>
          <w:color w:val="000000" w:themeColor="text1"/>
          <w:sz w:val="26"/>
          <w:szCs w:val="26"/>
          <w:lang w:val="en-US"/>
        </w:rPr>
        <w:t>s</w:t>
      </w:r>
      <w:bookmarkEnd w:id="309"/>
    </w:p>
    <w:tbl>
      <w:tblPr>
        <w:tblStyle w:val="TableGrid"/>
        <w:tblW w:w="0" w:type="auto"/>
        <w:tblLayout w:type="fixed"/>
        <w:tblLook w:val="04A0" w:firstRow="1" w:lastRow="0" w:firstColumn="1" w:lastColumn="0" w:noHBand="0" w:noVBand="1"/>
      </w:tblPr>
      <w:tblGrid>
        <w:gridCol w:w="2065"/>
        <w:gridCol w:w="2041"/>
        <w:gridCol w:w="2126"/>
        <w:gridCol w:w="1978"/>
      </w:tblGrid>
      <w:tr w:rsidR="007E044B" w:rsidRPr="00D63F97" w14:paraId="0F80A09D" w14:textId="77777777" w:rsidTr="004312C8">
        <w:tc>
          <w:tcPr>
            <w:tcW w:w="2065" w:type="dxa"/>
            <w:shd w:val="clear" w:color="auto" w:fill="F2F2F2" w:themeFill="background1" w:themeFillShade="F2"/>
          </w:tcPr>
          <w:p w14:paraId="0ED5B50E"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041" w:type="dxa"/>
            <w:shd w:val="clear" w:color="auto" w:fill="F2F2F2" w:themeFill="background1" w:themeFillShade="F2"/>
          </w:tcPr>
          <w:p w14:paraId="378F8818"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1864C86E"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6D69D0EA"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39F79C1D" w14:textId="77777777" w:rsidTr="004312C8">
        <w:tc>
          <w:tcPr>
            <w:tcW w:w="2065" w:type="dxa"/>
          </w:tcPr>
          <w:p w14:paraId="549E6766"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document</w:t>
            </w:r>
          </w:p>
        </w:tc>
        <w:tc>
          <w:tcPr>
            <w:tcW w:w="2041" w:type="dxa"/>
          </w:tcPr>
          <w:p w14:paraId="5BF18F04"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5D0879EC"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293A3B09"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tài liệu</w:t>
            </w:r>
          </w:p>
        </w:tc>
      </w:tr>
      <w:tr w:rsidR="007E044B" w:rsidRPr="00D63F97" w14:paraId="7C031A4C" w14:textId="77777777" w:rsidTr="004312C8">
        <w:tc>
          <w:tcPr>
            <w:tcW w:w="2065" w:type="dxa"/>
          </w:tcPr>
          <w:p w14:paraId="6B2CE830"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document_name</w:t>
            </w:r>
          </w:p>
        </w:tc>
        <w:tc>
          <w:tcPr>
            <w:tcW w:w="2041" w:type="dxa"/>
          </w:tcPr>
          <w:p w14:paraId="34D4699B"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varchar(500)</w:t>
            </w:r>
          </w:p>
        </w:tc>
        <w:tc>
          <w:tcPr>
            <w:tcW w:w="2126" w:type="dxa"/>
          </w:tcPr>
          <w:p w14:paraId="53E43600"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Not null</w:t>
            </w:r>
          </w:p>
        </w:tc>
        <w:tc>
          <w:tcPr>
            <w:tcW w:w="1978" w:type="dxa"/>
          </w:tcPr>
          <w:p w14:paraId="74F87DE8"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tài liệu</w:t>
            </w:r>
          </w:p>
        </w:tc>
      </w:tr>
      <w:tr w:rsidR="007E044B" w:rsidRPr="00D63F97" w14:paraId="0BA66054" w14:textId="77777777" w:rsidTr="004312C8">
        <w:tc>
          <w:tcPr>
            <w:tcW w:w="2065" w:type="dxa"/>
          </w:tcPr>
          <w:p w14:paraId="1E14E0E7"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idcate</w:t>
            </w:r>
          </w:p>
        </w:tc>
        <w:tc>
          <w:tcPr>
            <w:tcW w:w="2041" w:type="dxa"/>
          </w:tcPr>
          <w:p w14:paraId="2204CB2C"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2CF314E0"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0474B091"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lĩnh vực</w:t>
            </w:r>
          </w:p>
        </w:tc>
      </w:tr>
      <w:tr w:rsidR="007E044B" w:rsidRPr="00D63F97" w14:paraId="6C9D5765" w14:textId="77777777" w:rsidTr="004312C8">
        <w:tc>
          <w:tcPr>
            <w:tcW w:w="2065" w:type="dxa"/>
          </w:tcPr>
          <w:p w14:paraId="08CA2C18"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id_teacher</w:t>
            </w:r>
          </w:p>
        </w:tc>
        <w:tc>
          <w:tcPr>
            <w:tcW w:w="2041" w:type="dxa"/>
          </w:tcPr>
          <w:p w14:paraId="4F0A4353"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57C5A03E"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53A1433D"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giáo viên</w:t>
            </w:r>
          </w:p>
        </w:tc>
      </w:tr>
      <w:tr w:rsidR="007E044B" w:rsidRPr="00D63F97" w14:paraId="3D19ED2E" w14:textId="77777777" w:rsidTr="004312C8">
        <w:tc>
          <w:tcPr>
            <w:tcW w:w="2065" w:type="dxa"/>
          </w:tcPr>
          <w:p w14:paraId="6B2EAE88"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point</w:t>
            </w:r>
          </w:p>
        </w:tc>
        <w:tc>
          <w:tcPr>
            <w:tcW w:w="2041" w:type="dxa"/>
          </w:tcPr>
          <w:p w14:paraId="78EA8686"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float</w:t>
            </w:r>
          </w:p>
        </w:tc>
        <w:tc>
          <w:tcPr>
            <w:tcW w:w="2126" w:type="dxa"/>
          </w:tcPr>
          <w:p w14:paraId="5837AAE7"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6AA4533B"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Điểm</w:t>
            </w:r>
          </w:p>
        </w:tc>
      </w:tr>
      <w:tr w:rsidR="007E044B" w:rsidRPr="00D63F97" w14:paraId="162380B6" w14:textId="77777777" w:rsidTr="004312C8">
        <w:tc>
          <w:tcPr>
            <w:tcW w:w="2065" w:type="dxa"/>
          </w:tcPr>
          <w:p w14:paraId="26ACC305"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student</w:t>
            </w:r>
          </w:p>
        </w:tc>
        <w:tc>
          <w:tcPr>
            <w:tcW w:w="2041" w:type="dxa"/>
          </w:tcPr>
          <w:p w14:paraId="4CC27154"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varchar(50)</w:t>
            </w:r>
          </w:p>
        </w:tc>
        <w:tc>
          <w:tcPr>
            <w:tcW w:w="2126" w:type="dxa"/>
          </w:tcPr>
          <w:p w14:paraId="5A828D8A"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5D7CC1CB"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Tên sinh viên</w:t>
            </w:r>
          </w:p>
        </w:tc>
      </w:tr>
      <w:tr w:rsidR="007E044B" w:rsidRPr="00D63F97" w14:paraId="0F56BC07" w14:textId="77777777" w:rsidTr="004312C8">
        <w:tc>
          <w:tcPr>
            <w:tcW w:w="2065" w:type="dxa"/>
          </w:tcPr>
          <w:p w14:paraId="6B0D722C"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id_business</w:t>
            </w:r>
          </w:p>
        </w:tc>
        <w:tc>
          <w:tcPr>
            <w:tcW w:w="2041" w:type="dxa"/>
          </w:tcPr>
          <w:p w14:paraId="7DE1FAB1"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615B4A1D"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06373772"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cơ quan</w:t>
            </w:r>
          </w:p>
        </w:tc>
      </w:tr>
      <w:tr w:rsidR="007E044B" w:rsidRPr="00D63F97" w14:paraId="1F914DE9" w14:textId="77777777" w:rsidTr="004312C8">
        <w:tc>
          <w:tcPr>
            <w:tcW w:w="2065" w:type="dxa"/>
          </w:tcPr>
          <w:p w14:paraId="0D780115"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id_class</w:t>
            </w:r>
          </w:p>
        </w:tc>
        <w:tc>
          <w:tcPr>
            <w:tcW w:w="2041" w:type="dxa"/>
          </w:tcPr>
          <w:p w14:paraId="4FCE405F"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368849C4"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2582A219"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lớp</w:t>
            </w:r>
          </w:p>
        </w:tc>
      </w:tr>
      <w:tr w:rsidR="004312C8" w:rsidRPr="00D63F97" w14:paraId="3A7B8DB6" w14:textId="77777777" w:rsidTr="004312C8">
        <w:tc>
          <w:tcPr>
            <w:tcW w:w="2065" w:type="dxa"/>
          </w:tcPr>
          <w:p w14:paraId="2466994C"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w:t>
            </w:r>
          </w:p>
        </w:tc>
        <w:tc>
          <w:tcPr>
            <w:tcW w:w="2041" w:type="dxa"/>
          </w:tcPr>
          <w:p w14:paraId="0F13AE30"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w:t>
            </w:r>
          </w:p>
        </w:tc>
        <w:tc>
          <w:tcPr>
            <w:tcW w:w="2126" w:type="dxa"/>
          </w:tcPr>
          <w:p w14:paraId="010E160C"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14707D17"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Trạng thái</w:t>
            </w:r>
          </w:p>
        </w:tc>
      </w:tr>
    </w:tbl>
    <w:p w14:paraId="30F8407E" w14:textId="77777777" w:rsidR="004312C8" w:rsidRPr="00D63F97" w:rsidRDefault="004312C8" w:rsidP="007E044B">
      <w:pPr>
        <w:spacing w:line="24" w:lineRule="atLeast"/>
        <w:rPr>
          <w:rFonts w:ascii="Times New Roman" w:hAnsi="Times New Roman" w:cs="Times New Roman"/>
          <w:color w:val="000000" w:themeColor="text1"/>
          <w:szCs w:val="26"/>
        </w:rPr>
      </w:pPr>
    </w:p>
    <w:p w14:paraId="3ECEFAF0" w14:textId="77777777" w:rsidR="004312C8" w:rsidRPr="00D63F97" w:rsidRDefault="004312C8" w:rsidP="007E044B">
      <w:pPr>
        <w:spacing w:line="24" w:lineRule="atLeast"/>
        <w:rPr>
          <w:rFonts w:ascii="Times New Roman" w:hAnsi="Times New Roman" w:cs="Times New Roman"/>
          <w:color w:val="000000" w:themeColor="text1"/>
          <w:szCs w:val="26"/>
        </w:rPr>
      </w:pPr>
    </w:p>
    <w:p w14:paraId="257DA8DF" w14:textId="77777777" w:rsidR="00C63A18" w:rsidRPr="00D63F97" w:rsidRDefault="00C63A18" w:rsidP="00C63A18">
      <w:pPr>
        <w:pStyle w:val="Caption"/>
        <w:keepNext/>
        <w:jc w:val="center"/>
        <w:rPr>
          <w:rFonts w:ascii="Times New Roman" w:hAnsi="Times New Roman" w:cs="Times New Roman"/>
          <w:color w:val="000000" w:themeColor="text1"/>
          <w:sz w:val="26"/>
          <w:szCs w:val="26"/>
          <w:lang w:val="en-US"/>
        </w:rPr>
      </w:pPr>
      <w:bookmarkStart w:id="310" w:name="_Toc478912634"/>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30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user</w:t>
      </w:r>
      <w:bookmarkEnd w:id="310"/>
    </w:p>
    <w:tbl>
      <w:tblPr>
        <w:tblStyle w:val="TableGrid"/>
        <w:tblW w:w="0" w:type="auto"/>
        <w:tblLayout w:type="fixed"/>
        <w:tblLook w:val="04A0" w:firstRow="1" w:lastRow="0" w:firstColumn="1" w:lastColumn="0" w:noHBand="0" w:noVBand="1"/>
      </w:tblPr>
      <w:tblGrid>
        <w:gridCol w:w="2065"/>
        <w:gridCol w:w="2041"/>
        <w:gridCol w:w="2126"/>
        <w:gridCol w:w="1978"/>
      </w:tblGrid>
      <w:tr w:rsidR="007E044B" w:rsidRPr="00D63F97" w14:paraId="7B4F6942" w14:textId="77777777" w:rsidTr="00016E4E">
        <w:tc>
          <w:tcPr>
            <w:tcW w:w="2065" w:type="dxa"/>
            <w:shd w:val="clear" w:color="auto" w:fill="F2F2F2" w:themeFill="background1" w:themeFillShade="F2"/>
          </w:tcPr>
          <w:p w14:paraId="60C44B20"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041" w:type="dxa"/>
            <w:shd w:val="clear" w:color="auto" w:fill="F2F2F2" w:themeFill="background1" w:themeFillShade="F2"/>
          </w:tcPr>
          <w:p w14:paraId="6582FBD7"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6D04528D"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59DFD731"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061E2F2C" w14:textId="77777777" w:rsidTr="00016E4E">
        <w:tc>
          <w:tcPr>
            <w:tcW w:w="2065" w:type="dxa"/>
          </w:tcPr>
          <w:p w14:paraId="30860FD9"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00B64CF1" w:rsidRPr="00D63F97">
              <w:rPr>
                <w:rFonts w:ascii="Times New Roman" w:hAnsi="Times New Roman" w:cs="Times New Roman"/>
                <w:color w:val="000000" w:themeColor="text1"/>
                <w:szCs w:val="26"/>
                <w:lang w:val="en-US"/>
              </w:rPr>
              <w:t>account</w:t>
            </w:r>
          </w:p>
        </w:tc>
        <w:tc>
          <w:tcPr>
            <w:tcW w:w="2041" w:type="dxa"/>
          </w:tcPr>
          <w:p w14:paraId="221ACFE0"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79A58842"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5E693B8B" w14:textId="77777777" w:rsidR="004312C8" w:rsidRPr="00D63F97" w:rsidRDefault="00B64C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tài khoản</w:t>
            </w:r>
          </w:p>
        </w:tc>
      </w:tr>
      <w:tr w:rsidR="007E044B" w:rsidRPr="00D63F97" w14:paraId="3A543919" w14:textId="77777777" w:rsidTr="00016E4E">
        <w:tc>
          <w:tcPr>
            <w:tcW w:w="2065" w:type="dxa"/>
          </w:tcPr>
          <w:p w14:paraId="4F045F22" w14:textId="77777777" w:rsidR="004312C8" w:rsidRPr="00D63F97" w:rsidRDefault="00B64C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username</w:t>
            </w:r>
          </w:p>
        </w:tc>
        <w:tc>
          <w:tcPr>
            <w:tcW w:w="2041" w:type="dxa"/>
          </w:tcPr>
          <w:p w14:paraId="75C2855F"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w:t>
            </w:r>
            <w:r w:rsidR="00B64CF1" w:rsidRPr="00D63F97">
              <w:rPr>
                <w:rFonts w:ascii="Times New Roman" w:hAnsi="Times New Roman" w:cs="Times New Roman"/>
                <w:color w:val="000000" w:themeColor="text1"/>
                <w:szCs w:val="26"/>
              </w:rPr>
              <w:t>20</w:t>
            </w:r>
            <w:r w:rsidRPr="00D63F97">
              <w:rPr>
                <w:rFonts w:ascii="Times New Roman" w:hAnsi="Times New Roman" w:cs="Times New Roman"/>
                <w:color w:val="000000" w:themeColor="text1"/>
                <w:szCs w:val="26"/>
              </w:rPr>
              <w:t>)</w:t>
            </w:r>
          </w:p>
        </w:tc>
        <w:tc>
          <w:tcPr>
            <w:tcW w:w="2126" w:type="dxa"/>
          </w:tcPr>
          <w:p w14:paraId="42838E8A"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Not null</w:t>
            </w:r>
          </w:p>
        </w:tc>
        <w:tc>
          <w:tcPr>
            <w:tcW w:w="1978" w:type="dxa"/>
          </w:tcPr>
          <w:p w14:paraId="4C0015E1" w14:textId="77777777" w:rsidR="004312C8" w:rsidRPr="00D63F97" w:rsidRDefault="00B64C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tài khoản</w:t>
            </w:r>
          </w:p>
        </w:tc>
      </w:tr>
      <w:tr w:rsidR="007E044B" w:rsidRPr="00D63F97" w14:paraId="41CC34E2" w14:textId="77777777" w:rsidTr="00016E4E">
        <w:tc>
          <w:tcPr>
            <w:tcW w:w="2065" w:type="dxa"/>
          </w:tcPr>
          <w:p w14:paraId="4C1F3E30"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password</w:t>
            </w:r>
          </w:p>
        </w:tc>
        <w:tc>
          <w:tcPr>
            <w:tcW w:w="2041" w:type="dxa"/>
          </w:tcPr>
          <w:p w14:paraId="65A18390"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varchar(20</w:t>
            </w:r>
            <w:r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w:t>
            </w:r>
          </w:p>
        </w:tc>
        <w:tc>
          <w:tcPr>
            <w:tcW w:w="2126" w:type="dxa"/>
          </w:tcPr>
          <w:p w14:paraId="00411A23"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5C9456A1"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Mật khẩu</w:t>
            </w:r>
          </w:p>
        </w:tc>
      </w:tr>
      <w:tr w:rsidR="007E044B" w:rsidRPr="00D63F97" w14:paraId="54234BEC" w14:textId="77777777" w:rsidTr="00016E4E">
        <w:tc>
          <w:tcPr>
            <w:tcW w:w="2065" w:type="dxa"/>
          </w:tcPr>
          <w:p w14:paraId="52159486"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fullname</w:t>
            </w:r>
          </w:p>
        </w:tc>
        <w:tc>
          <w:tcPr>
            <w:tcW w:w="2041" w:type="dxa"/>
          </w:tcPr>
          <w:p w14:paraId="20EFAB07"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varchar(5</w:t>
            </w:r>
            <w:r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w:t>
            </w:r>
          </w:p>
        </w:tc>
        <w:tc>
          <w:tcPr>
            <w:tcW w:w="2126" w:type="dxa"/>
          </w:tcPr>
          <w:p w14:paraId="2580F6EC"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5F8D8B3B"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Họ tên</w:t>
            </w:r>
          </w:p>
        </w:tc>
      </w:tr>
      <w:tr w:rsidR="007E044B" w:rsidRPr="00D63F97" w14:paraId="0A5D7E4A" w14:textId="77777777" w:rsidTr="00016E4E">
        <w:tc>
          <w:tcPr>
            <w:tcW w:w="2065" w:type="dxa"/>
          </w:tcPr>
          <w:p w14:paraId="69246F61"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email</w:t>
            </w:r>
          </w:p>
        </w:tc>
        <w:tc>
          <w:tcPr>
            <w:tcW w:w="2041" w:type="dxa"/>
          </w:tcPr>
          <w:p w14:paraId="35D1C37E"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varchar(5</w:t>
            </w:r>
            <w:r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w:t>
            </w:r>
          </w:p>
        </w:tc>
        <w:tc>
          <w:tcPr>
            <w:tcW w:w="2126" w:type="dxa"/>
          </w:tcPr>
          <w:p w14:paraId="4B4577CA"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43115101"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Điểm</w:t>
            </w:r>
          </w:p>
        </w:tc>
      </w:tr>
      <w:tr w:rsidR="007E044B" w:rsidRPr="00D63F97" w14:paraId="7A77D4CF" w14:textId="77777777" w:rsidTr="00016E4E">
        <w:tc>
          <w:tcPr>
            <w:tcW w:w="2065" w:type="dxa"/>
          </w:tcPr>
          <w:p w14:paraId="3FC29814"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phone</w:t>
            </w:r>
          </w:p>
        </w:tc>
        <w:tc>
          <w:tcPr>
            <w:tcW w:w="2041" w:type="dxa"/>
          </w:tcPr>
          <w:p w14:paraId="2750FDC6"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varchar(</w:t>
            </w:r>
            <w:r w:rsidR="00B64CF1" w:rsidRPr="00D63F97">
              <w:rPr>
                <w:rFonts w:ascii="Times New Roman" w:hAnsi="Times New Roman" w:cs="Times New Roman"/>
                <w:color w:val="000000" w:themeColor="text1"/>
                <w:szCs w:val="26"/>
                <w:lang w:val="en-US"/>
              </w:rPr>
              <w:t>1</w:t>
            </w:r>
            <w:r w:rsidRPr="00D63F97">
              <w:rPr>
                <w:rFonts w:ascii="Times New Roman" w:hAnsi="Times New Roman" w:cs="Times New Roman"/>
                <w:color w:val="000000" w:themeColor="text1"/>
                <w:szCs w:val="26"/>
                <w:lang w:val="en-US"/>
              </w:rPr>
              <w:t>0)</w:t>
            </w:r>
          </w:p>
        </w:tc>
        <w:tc>
          <w:tcPr>
            <w:tcW w:w="2126" w:type="dxa"/>
          </w:tcPr>
          <w:p w14:paraId="69246BD8"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354A3248"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Tên sinh viên</w:t>
            </w:r>
          </w:p>
        </w:tc>
      </w:tr>
      <w:tr w:rsidR="004312C8" w:rsidRPr="00D63F97" w14:paraId="3B8506C5" w14:textId="77777777" w:rsidTr="00016E4E">
        <w:tc>
          <w:tcPr>
            <w:tcW w:w="2065" w:type="dxa"/>
          </w:tcPr>
          <w:p w14:paraId="622C158A"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level</w:t>
            </w:r>
          </w:p>
        </w:tc>
        <w:tc>
          <w:tcPr>
            <w:tcW w:w="2041" w:type="dxa"/>
          </w:tcPr>
          <w:p w14:paraId="50433137"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tiny</w:t>
            </w:r>
            <w:r w:rsidR="004312C8" w:rsidRPr="00D63F97">
              <w:rPr>
                <w:rFonts w:ascii="Times New Roman" w:hAnsi="Times New Roman" w:cs="Times New Roman"/>
                <w:color w:val="000000" w:themeColor="text1"/>
                <w:szCs w:val="26"/>
                <w:lang w:val="en-US"/>
              </w:rPr>
              <w:t>int(</w:t>
            </w:r>
            <w:r w:rsidRPr="00D63F97">
              <w:rPr>
                <w:rFonts w:ascii="Times New Roman" w:hAnsi="Times New Roman" w:cs="Times New Roman"/>
                <w:color w:val="000000" w:themeColor="text1"/>
                <w:szCs w:val="26"/>
                <w:lang w:val="en-US"/>
              </w:rPr>
              <w:t>1</w:t>
            </w:r>
            <w:r w:rsidR="004312C8" w:rsidRPr="00D63F97">
              <w:rPr>
                <w:rFonts w:ascii="Times New Roman" w:hAnsi="Times New Roman" w:cs="Times New Roman"/>
                <w:color w:val="000000" w:themeColor="text1"/>
                <w:szCs w:val="26"/>
                <w:lang w:val="en-US"/>
              </w:rPr>
              <w:t>)</w:t>
            </w:r>
          </w:p>
        </w:tc>
        <w:tc>
          <w:tcPr>
            <w:tcW w:w="2126" w:type="dxa"/>
          </w:tcPr>
          <w:p w14:paraId="3CC3DBE7"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40D80D5A"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cơ quan</w:t>
            </w:r>
          </w:p>
        </w:tc>
      </w:tr>
    </w:tbl>
    <w:p w14:paraId="79617B92"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p w14:paraId="2BCE7F3C" w14:textId="77777777" w:rsidR="00440FB9" w:rsidRPr="00D63F97" w:rsidRDefault="00440FB9" w:rsidP="00440FB9">
      <w:pPr>
        <w:pStyle w:val="Caption"/>
        <w:keepNext/>
        <w:jc w:val="center"/>
        <w:rPr>
          <w:rFonts w:ascii="Times New Roman" w:hAnsi="Times New Roman" w:cs="Times New Roman"/>
          <w:color w:val="000000" w:themeColor="text1"/>
          <w:sz w:val="26"/>
          <w:szCs w:val="26"/>
          <w:lang w:val="en-US"/>
        </w:rPr>
      </w:pPr>
      <w:bookmarkStart w:id="311" w:name="_Toc47891263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Pr="00D63F97">
        <w:rPr>
          <w:rFonts w:ascii="Times New Roman" w:hAnsi="Times New Roman" w:cs="Times New Roman"/>
          <w:noProof/>
          <w:color w:val="000000" w:themeColor="text1"/>
          <w:sz w:val="26"/>
          <w:szCs w:val="26"/>
        </w:rPr>
        <w:t>31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order</w:t>
      </w:r>
      <w:r w:rsidRPr="00D63F97">
        <w:rPr>
          <w:rFonts w:ascii="Times New Roman" w:hAnsi="Times New Roman" w:cs="Times New Roman"/>
          <w:color w:val="000000" w:themeColor="text1"/>
          <w:sz w:val="26"/>
          <w:szCs w:val="26"/>
          <w:lang w:val="en-US"/>
        </w:rPr>
        <w:t>s</w:t>
      </w:r>
      <w:bookmarkEnd w:id="311"/>
    </w:p>
    <w:tbl>
      <w:tblPr>
        <w:tblStyle w:val="TableGrid"/>
        <w:tblW w:w="0" w:type="auto"/>
        <w:tblLayout w:type="fixed"/>
        <w:tblLook w:val="04A0" w:firstRow="1" w:lastRow="0" w:firstColumn="1" w:lastColumn="0" w:noHBand="0" w:noVBand="1"/>
      </w:tblPr>
      <w:tblGrid>
        <w:gridCol w:w="2065"/>
        <w:gridCol w:w="2041"/>
        <w:gridCol w:w="2126"/>
        <w:gridCol w:w="1978"/>
      </w:tblGrid>
      <w:tr w:rsidR="007E044B" w:rsidRPr="00D63F97" w14:paraId="32FBB2A4" w14:textId="77777777" w:rsidTr="00016E4E">
        <w:tc>
          <w:tcPr>
            <w:tcW w:w="2065" w:type="dxa"/>
            <w:shd w:val="clear" w:color="auto" w:fill="F2F2F2" w:themeFill="background1" w:themeFillShade="F2"/>
          </w:tcPr>
          <w:p w14:paraId="2BF3E98E"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041" w:type="dxa"/>
            <w:shd w:val="clear" w:color="auto" w:fill="F2F2F2" w:themeFill="background1" w:themeFillShade="F2"/>
          </w:tcPr>
          <w:p w14:paraId="4753AE5F"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70555EC8"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16220A8E"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09D5CBC4" w14:textId="77777777" w:rsidTr="00016E4E">
        <w:tc>
          <w:tcPr>
            <w:tcW w:w="2065" w:type="dxa"/>
          </w:tcPr>
          <w:p w14:paraId="7D011B3C"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order</w:t>
            </w:r>
          </w:p>
        </w:tc>
        <w:tc>
          <w:tcPr>
            <w:tcW w:w="2041" w:type="dxa"/>
          </w:tcPr>
          <w:p w14:paraId="2E7ECEF3"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51D60762"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1AE622E8"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đặt tài liệu</w:t>
            </w:r>
          </w:p>
        </w:tc>
      </w:tr>
      <w:tr w:rsidR="007E044B" w:rsidRPr="00D63F97" w14:paraId="3240B518" w14:textId="77777777" w:rsidTr="00016E4E">
        <w:tc>
          <w:tcPr>
            <w:tcW w:w="2065" w:type="dxa"/>
          </w:tcPr>
          <w:p w14:paraId="69F6DB7E"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w:t>
            </w:r>
            <w:r w:rsidR="00D97C50" w:rsidRPr="00D63F97">
              <w:rPr>
                <w:rFonts w:ascii="Times New Roman" w:hAnsi="Times New Roman" w:cs="Times New Roman"/>
                <w:color w:val="000000" w:themeColor="text1"/>
                <w:szCs w:val="26"/>
              </w:rPr>
              <w:t>d_</w:t>
            </w:r>
            <w:r w:rsidR="00D97C50" w:rsidRPr="00D63F97">
              <w:rPr>
                <w:rFonts w:ascii="Times New Roman" w:hAnsi="Times New Roman" w:cs="Times New Roman"/>
                <w:color w:val="000000" w:themeColor="text1"/>
                <w:szCs w:val="26"/>
                <w:lang w:val="en-US"/>
              </w:rPr>
              <w:t>account</w:t>
            </w:r>
          </w:p>
        </w:tc>
        <w:tc>
          <w:tcPr>
            <w:tcW w:w="2041" w:type="dxa"/>
          </w:tcPr>
          <w:p w14:paraId="3E4F60F1"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0646D42C"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66464E8F"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Mã</w:t>
            </w:r>
            <w:r w:rsidRPr="00D63F97">
              <w:rPr>
                <w:rFonts w:ascii="Times New Roman" w:hAnsi="Times New Roman" w:cs="Times New Roman"/>
                <w:color w:val="000000" w:themeColor="text1"/>
                <w:szCs w:val="26"/>
                <w:lang w:val="en-US"/>
              </w:rPr>
              <w:t xml:space="preserve"> tài khoản</w:t>
            </w:r>
          </w:p>
        </w:tc>
      </w:tr>
      <w:tr w:rsidR="007E044B" w:rsidRPr="00D63F97" w14:paraId="5495A8EA" w14:textId="77777777" w:rsidTr="00016E4E">
        <w:tc>
          <w:tcPr>
            <w:tcW w:w="2065" w:type="dxa"/>
          </w:tcPr>
          <w:p w14:paraId="777017D5"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w:t>
            </w:r>
            <w:r w:rsidR="00D97C50" w:rsidRPr="00D63F97">
              <w:rPr>
                <w:rFonts w:ascii="Times New Roman" w:hAnsi="Times New Roman" w:cs="Times New Roman"/>
                <w:color w:val="000000" w:themeColor="text1"/>
                <w:szCs w:val="26"/>
                <w:lang w:val="en-US"/>
              </w:rPr>
              <w:t>d_document</w:t>
            </w:r>
          </w:p>
        </w:tc>
        <w:tc>
          <w:tcPr>
            <w:tcW w:w="2041" w:type="dxa"/>
          </w:tcPr>
          <w:p w14:paraId="224F3679"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int(11)</w:t>
            </w:r>
          </w:p>
        </w:tc>
        <w:tc>
          <w:tcPr>
            <w:tcW w:w="2126" w:type="dxa"/>
          </w:tcPr>
          <w:p w14:paraId="53E98F9B"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42370A5F"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tài liệu</w:t>
            </w:r>
          </w:p>
        </w:tc>
      </w:tr>
      <w:tr w:rsidR="007E044B" w:rsidRPr="00D63F97" w14:paraId="043BE1AD" w14:textId="77777777" w:rsidTr="00016E4E">
        <w:tc>
          <w:tcPr>
            <w:tcW w:w="2065" w:type="dxa"/>
          </w:tcPr>
          <w:p w14:paraId="0C7E0103"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create_time</w:t>
            </w:r>
          </w:p>
        </w:tc>
        <w:tc>
          <w:tcPr>
            <w:tcW w:w="2041" w:type="dxa"/>
          </w:tcPr>
          <w:p w14:paraId="58F9880F"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datetime</w:t>
            </w:r>
          </w:p>
        </w:tc>
        <w:tc>
          <w:tcPr>
            <w:tcW w:w="2126" w:type="dxa"/>
          </w:tcPr>
          <w:p w14:paraId="77E59B96"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tc>
        <w:tc>
          <w:tcPr>
            <w:tcW w:w="1978" w:type="dxa"/>
          </w:tcPr>
          <w:p w14:paraId="3E8EB829"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Thời gian tạo</w:t>
            </w:r>
          </w:p>
        </w:tc>
      </w:tr>
      <w:tr w:rsidR="007E044B" w:rsidRPr="00D63F97" w14:paraId="348DF965" w14:textId="77777777" w:rsidTr="00016E4E">
        <w:tc>
          <w:tcPr>
            <w:tcW w:w="2065" w:type="dxa"/>
          </w:tcPr>
          <w:p w14:paraId="084D6917"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recieve_time</w:t>
            </w:r>
          </w:p>
        </w:tc>
        <w:tc>
          <w:tcPr>
            <w:tcW w:w="2041" w:type="dxa"/>
          </w:tcPr>
          <w:p w14:paraId="1CC55686"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datetime</w:t>
            </w:r>
          </w:p>
        </w:tc>
        <w:tc>
          <w:tcPr>
            <w:tcW w:w="2126" w:type="dxa"/>
          </w:tcPr>
          <w:p w14:paraId="59950AE0"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tc>
        <w:tc>
          <w:tcPr>
            <w:tcW w:w="1978" w:type="dxa"/>
          </w:tcPr>
          <w:p w14:paraId="45CF160E"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Thời gian nhận</w:t>
            </w:r>
          </w:p>
        </w:tc>
      </w:tr>
      <w:tr w:rsidR="00D97C50" w:rsidRPr="00D63F97" w14:paraId="24EE74B7" w14:textId="77777777" w:rsidTr="00016E4E">
        <w:tc>
          <w:tcPr>
            <w:tcW w:w="2065" w:type="dxa"/>
          </w:tcPr>
          <w:p w14:paraId="45A55728"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status</w:t>
            </w:r>
          </w:p>
        </w:tc>
        <w:tc>
          <w:tcPr>
            <w:tcW w:w="2041" w:type="dxa"/>
          </w:tcPr>
          <w:p w14:paraId="730D6D99"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int(11)</w:t>
            </w:r>
          </w:p>
        </w:tc>
        <w:tc>
          <w:tcPr>
            <w:tcW w:w="2126" w:type="dxa"/>
          </w:tcPr>
          <w:p w14:paraId="65327F24"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tc>
        <w:tc>
          <w:tcPr>
            <w:tcW w:w="1978" w:type="dxa"/>
          </w:tcPr>
          <w:p w14:paraId="5D446BF5"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w:t>
            </w:r>
            <w:r w:rsidR="004A0E54" w:rsidRPr="00D63F97">
              <w:rPr>
                <w:rFonts w:ascii="Times New Roman" w:hAnsi="Times New Roman" w:cs="Times New Roman"/>
                <w:color w:val="000000" w:themeColor="text1"/>
                <w:szCs w:val="26"/>
                <w:lang w:val="en-US"/>
              </w:rPr>
              <w:t>rạng thái</w:t>
            </w:r>
          </w:p>
        </w:tc>
      </w:tr>
    </w:tbl>
    <w:p w14:paraId="6B005ABB" w14:textId="77777777" w:rsidR="002260D9" w:rsidRPr="00D63F97" w:rsidRDefault="002260D9" w:rsidP="007E044B">
      <w:pPr>
        <w:spacing w:line="24" w:lineRule="atLeast"/>
        <w:rPr>
          <w:rFonts w:ascii="Times New Roman" w:hAnsi="Times New Roman" w:cs="Times New Roman"/>
          <w:color w:val="000000" w:themeColor="text1"/>
          <w:szCs w:val="26"/>
          <w:lang w:val="en-US"/>
        </w:rPr>
      </w:pPr>
    </w:p>
    <w:p w14:paraId="07A5B85D" w14:textId="77777777" w:rsidR="00440FB9" w:rsidRPr="00D63F97" w:rsidRDefault="00440FB9" w:rsidP="00440FB9">
      <w:pPr>
        <w:pStyle w:val="Caption"/>
        <w:keepNext/>
        <w:jc w:val="center"/>
        <w:rPr>
          <w:rFonts w:ascii="Times New Roman" w:hAnsi="Times New Roman" w:cs="Times New Roman"/>
          <w:color w:val="000000" w:themeColor="text1"/>
          <w:sz w:val="26"/>
          <w:szCs w:val="26"/>
          <w:lang w:val="en-US"/>
        </w:rPr>
      </w:pPr>
      <w:bookmarkStart w:id="312" w:name="_Toc47891263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Pr="00D63F97">
        <w:rPr>
          <w:rFonts w:ascii="Times New Roman" w:hAnsi="Times New Roman" w:cs="Times New Roman"/>
          <w:noProof/>
          <w:color w:val="000000" w:themeColor="text1"/>
          <w:sz w:val="26"/>
          <w:szCs w:val="26"/>
        </w:rPr>
        <w:t>32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notice</w:t>
      </w:r>
      <w:bookmarkEnd w:id="312"/>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72CC6CA5" w14:textId="77777777" w:rsidTr="00016E4E">
        <w:tc>
          <w:tcPr>
            <w:tcW w:w="1980" w:type="dxa"/>
            <w:shd w:val="clear" w:color="auto" w:fill="F2F2F2" w:themeFill="background1" w:themeFillShade="F2"/>
          </w:tcPr>
          <w:p w14:paraId="7B9E8825"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0BD9F4C5"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438FF0D3"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04169E88"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7A9E0801" w14:textId="77777777" w:rsidTr="00016E4E">
        <w:tc>
          <w:tcPr>
            <w:tcW w:w="1980" w:type="dxa"/>
          </w:tcPr>
          <w:p w14:paraId="2770DA59"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notice</w:t>
            </w:r>
          </w:p>
        </w:tc>
        <w:tc>
          <w:tcPr>
            <w:tcW w:w="2126" w:type="dxa"/>
          </w:tcPr>
          <w:p w14:paraId="2F754B18"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41CEAB7D"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3095B719"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thông báo</w:t>
            </w:r>
          </w:p>
        </w:tc>
      </w:tr>
      <w:tr w:rsidR="007E044B" w:rsidRPr="00D63F97" w14:paraId="7A867890" w14:textId="77777777" w:rsidTr="00016E4E">
        <w:tc>
          <w:tcPr>
            <w:tcW w:w="1980" w:type="dxa"/>
          </w:tcPr>
          <w:p w14:paraId="1BA60AF9"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n</w:t>
            </w:r>
            <w:r w:rsidRPr="00D63F97">
              <w:rPr>
                <w:rFonts w:ascii="Times New Roman" w:hAnsi="Times New Roman" w:cs="Times New Roman"/>
                <w:color w:val="000000" w:themeColor="text1"/>
                <w:szCs w:val="26"/>
                <w:lang w:val="en-US"/>
              </w:rPr>
              <w:t>otice_name</w:t>
            </w:r>
          </w:p>
        </w:tc>
        <w:tc>
          <w:tcPr>
            <w:tcW w:w="2126" w:type="dxa"/>
          </w:tcPr>
          <w:p w14:paraId="4BFFA8A1"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w:t>
            </w:r>
            <w:r w:rsidRPr="00D63F97">
              <w:rPr>
                <w:rFonts w:ascii="Times New Roman" w:hAnsi="Times New Roman" w:cs="Times New Roman"/>
                <w:color w:val="000000" w:themeColor="text1"/>
                <w:szCs w:val="26"/>
                <w:lang w:val="en-US"/>
              </w:rPr>
              <w:t>500</w:t>
            </w:r>
            <w:r w:rsidRPr="00D63F97">
              <w:rPr>
                <w:rFonts w:ascii="Times New Roman" w:hAnsi="Times New Roman" w:cs="Times New Roman"/>
                <w:color w:val="000000" w:themeColor="text1"/>
                <w:szCs w:val="26"/>
              </w:rPr>
              <w:t>)</w:t>
            </w:r>
          </w:p>
        </w:tc>
        <w:tc>
          <w:tcPr>
            <w:tcW w:w="2126" w:type="dxa"/>
          </w:tcPr>
          <w:p w14:paraId="29F50ED8" w14:textId="77777777" w:rsidR="002260D9" w:rsidRPr="00D63F97" w:rsidRDefault="002260D9" w:rsidP="007E044B">
            <w:pPr>
              <w:spacing w:line="24" w:lineRule="atLeast"/>
              <w:rPr>
                <w:rFonts w:ascii="Times New Roman" w:hAnsi="Times New Roman" w:cs="Times New Roman"/>
                <w:color w:val="000000" w:themeColor="text1"/>
                <w:szCs w:val="26"/>
              </w:rPr>
            </w:pPr>
          </w:p>
        </w:tc>
        <w:tc>
          <w:tcPr>
            <w:tcW w:w="1978" w:type="dxa"/>
          </w:tcPr>
          <w:p w14:paraId="39472C97"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Nội dung thông báo</w:t>
            </w:r>
          </w:p>
        </w:tc>
      </w:tr>
      <w:tr w:rsidR="002260D9" w:rsidRPr="00D63F97" w14:paraId="7F4768A7" w14:textId="77777777" w:rsidTr="00016E4E">
        <w:tc>
          <w:tcPr>
            <w:tcW w:w="1980" w:type="dxa"/>
          </w:tcPr>
          <w:p w14:paraId="13CC391B"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w:t>
            </w:r>
          </w:p>
        </w:tc>
        <w:tc>
          <w:tcPr>
            <w:tcW w:w="2126" w:type="dxa"/>
          </w:tcPr>
          <w:p w14:paraId="1CB77FFA"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tinyint(1)</w:t>
            </w:r>
          </w:p>
        </w:tc>
        <w:tc>
          <w:tcPr>
            <w:tcW w:w="2126" w:type="dxa"/>
          </w:tcPr>
          <w:p w14:paraId="46B55204" w14:textId="77777777" w:rsidR="002260D9" w:rsidRPr="00D63F97" w:rsidRDefault="002260D9" w:rsidP="007E044B">
            <w:pPr>
              <w:spacing w:line="24" w:lineRule="atLeast"/>
              <w:rPr>
                <w:rFonts w:ascii="Times New Roman" w:hAnsi="Times New Roman" w:cs="Times New Roman"/>
                <w:color w:val="000000" w:themeColor="text1"/>
                <w:szCs w:val="26"/>
              </w:rPr>
            </w:pPr>
          </w:p>
        </w:tc>
        <w:tc>
          <w:tcPr>
            <w:tcW w:w="1978" w:type="dxa"/>
          </w:tcPr>
          <w:p w14:paraId="35184622"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Trạng thái</w:t>
            </w:r>
          </w:p>
        </w:tc>
      </w:tr>
    </w:tbl>
    <w:p w14:paraId="7186DADB" w14:textId="77777777" w:rsidR="00B66FE2" w:rsidRPr="00D63F97" w:rsidRDefault="00B66FE2" w:rsidP="009E74D9">
      <w:pPr>
        <w:pStyle w:val="e1"/>
        <w:spacing w:line="24" w:lineRule="atLeast"/>
        <w:rPr>
          <w:rFonts w:cs="Times New Roman"/>
          <w:color w:val="000000" w:themeColor="text1"/>
          <w:szCs w:val="26"/>
        </w:rPr>
      </w:pPr>
      <w:bookmarkStart w:id="313" w:name="_Toc449386703"/>
      <w:bookmarkStart w:id="314" w:name="_Toc449483224"/>
      <w:bookmarkStart w:id="315" w:name="_Toc478913220"/>
      <w:r w:rsidRPr="00D63F97">
        <w:rPr>
          <w:rFonts w:cs="Times New Roman"/>
          <w:color w:val="000000" w:themeColor="text1"/>
          <w:szCs w:val="26"/>
        </w:rPr>
        <w:t>4.2. Giao diện Website</w:t>
      </w:r>
      <w:bookmarkEnd w:id="313"/>
      <w:bookmarkEnd w:id="314"/>
      <w:bookmarkEnd w:id="315"/>
    </w:p>
    <w:p w14:paraId="5D86FE11" w14:textId="77777777" w:rsidR="00440FB9" w:rsidRPr="00D63F97" w:rsidRDefault="00EF5420" w:rsidP="00440FB9">
      <w:pPr>
        <w:keepNext/>
        <w:spacing w:line="24" w:lineRule="atLeast"/>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4A3391B2" wp14:editId="376934DA">
            <wp:extent cx="5943600" cy="2859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1ECDAB6B" w14:textId="77777777" w:rsidR="00B66FE2" w:rsidRPr="00D63F97" w:rsidRDefault="00440FB9" w:rsidP="00440FB9">
      <w:pPr>
        <w:pStyle w:val="Caption"/>
        <w:jc w:val="center"/>
        <w:rPr>
          <w:rFonts w:ascii="Times New Roman" w:hAnsi="Times New Roman" w:cs="Times New Roman"/>
          <w:color w:val="000000" w:themeColor="text1"/>
          <w:sz w:val="26"/>
          <w:szCs w:val="26"/>
          <w:lang w:val="en-US"/>
        </w:rPr>
      </w:pPr>
      <w:bookmarkStart w:id="316" w:name="_Toc478912558"/>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Giao diện trang chủ.</w:t>
      </w:r>
      <w:bookmarkEnd w:id="316"/>
    </w:p>
    <w:p w14:paraId="5335E829" w14:textId="77777777" w:rsidR="002726AC" w:rsidRPr="00D63F97" w:rsidRDefault="00EF5420" w:rsidP="002726AC">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lastRenderedPageBreak/>
        <w:drawing>
          <wp:inline distT="0" distB="0" distL="0" distR="0" wp14:anchorId="5A1D6B35" wp14:editId="35A6AC31">
            <wp:extent cx="5943600" cy="2845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d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561840E3" w14:textId="77777777" w:rsidR="00B66FE2" w:rsidRPr="00D63F97" w:rsidRDefault="002726AC" w:rsidP="002726AC">
      <w:pPr>
        <w:pStyle w:val="Caption"/>
        <w:jc w:val="center"/>
        <w:rPr>
          <w:rFonts w:ascii="Times New Roman" w:hAnsi="Times New Roman" w:cs="Times New Roman"/>
          <w:color w:val="000000" w:themeColor="text1"/>
          <w:sz w:val="26"/>
          <w:szCs w:val="26"/>
          <w:lang w:val="en-US"/>
        </w:rPr>
      </w:pPr>
      <w:bookmarkStart w:id="317" w:name="_Toc478912559"/>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Giao diện đăng ký mượn tài liệu.</w:t>
      </w:r>
      <w:bookmarkEnd w:id="317"/>
    </w:p>
    <w:p w14:paraId="7B7E360E" w14:textId="77777777" w:rsidR="005C0CC1" w:rsidRPr="00D63F97" w:rsidRDefault="00EF5420" w:rsidP="005C0CC1">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5628A8C5" wp14:editId="70DF66A7">
            <wp:extent cx="5943600" cy="284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a.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33EC9F03" w14:textId="77777777" w:rsidR="00B66FE2" w:rsidRPr="00D63F97" w:rsidRDefault="005C0CC1" w:rsidP="005C0CC1">
      <w:pPr>
        <w:pStyle w:val="Caption"/>
        <w:jc w:val="center"/>
        <w:rPr>
          <w:rFonts w:ascii="Times New Roman" w:hAnsi="Times New Roman" w:cs="Times New Roman"/>
          <w:color w:val="000000" w:themeColor="text1"/>
          <w:sz w:val="26"/>
          <w:szCs w:val="26"/>
          <w:lang w:val="en-US"/>
        </w:rPr>
      </w:pPr>
      <w:bookmarkStart w:id="318" w:name="_Toc478912560"/>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Pr="00D63F97">
        <w:rPr>
          <w:rFonts w:ascii="Times New Roman" w:hAnsi="Times New Roman" w:cs="Times New Roman"/>
          <w:noProof/>
          <w:color w:val="000000" w:themeColor="text1"/>
          <w:sz w:val="26"/>
          <w:szCs w:val="26"/>
        </w:rPr>
        <w:t>18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Giao diện</w:t>
      </w:r>
      <w:r w:rsidRPr="00D63F97">
        <w:rPr>
          <w:rFonts w:ascii="Times New Roman" w:hAnsi="Times New Roman" w:cs="Times New Roman"/>
          <w:color w:val="000000" w:themeColor="text1"/>
          <w:sz w:val="26"/>
          <w:szCs w:val="26"/>
          <w:lang w:val="en-US"/>
        </w:rPr>
        <w:t xml:space="preserve"> trang</w:t>
      </w:r>
      <w:r w:rsidRPr="00D63F97">
        <w:rPr>
          <w:rFonts w:ascii="Times New Roman" w:hAnsi="Times New Roman" w:cs="Times New Roman"/>
          <w:color w:val="000000" w:themeColor="text1"/>
          <w:sz w:val="26"/>
          <w:szCs w:val="26"/>
        </w:rPr>
        <w:t xml:space="preserve"> quản lý.</w:t>
      </w:r>
      <w:bookmarkEnd w:id="318"/>
    </w:p>
    <w:p w14:paraId="179D0D89" w14:textId="77777777" w:rsidR="00B66FE2" w:rsidRPr="00D63F97" w:rsidRDefault="00B66FE2" w:rsidP="007E044B">
      <w:pPr>
        <w:keepNext/>
        <w:spacing w:line="24" w:lineRule="atLeast"/>
        <w:jc w:val="center"/>
        <w:rPr>
          <w:rFonts w:ascii="Times New Roman" w:hAnsi="Times New Roman" w:cs="Times New Roman"/>
          <w:color w:val="000000" w:themeColor="text1"/>
          <w:szCs w:val="26"/>
        </w:rPr>
      </w:pPr>
    </w:p>
    <w:p w14:paraId="7F1CF345" w14:textId="77777777" w:rsidR="005C0CC1" w:rsidRPr="00D63F97" w:rsidRDefault="005C0CC1" w:rsidP="005C0CC1">
      <w:pPr>
        <w:spacing w:line="24" w:lineRule="atLeast"/>
        <w:jc w:val="center"/>
        <w:rPr>
          <w:rFonts w:ascii="Times New Roman" w:hAnsi="Times New Roman" w:cs="Times New Roman"/>
          <w:color w:val="000000" w:themeColor="text1"/>
          <w:szCs w:val="26"/>
        </w:rPr>
      </w:pPr>
    </w:p>
    <w:p w14:paraId="14AD883E" w14:textId="77777777" w:rsidR="005C0CC1" w:rsidRPr="00D63F97" w:rsidRDefault="005C0CC1" w:rsidP="005C0CC1">
      <w:pPr>
        <w:spacing w:line="24" w:lineRule="atLeast"/>
        <w:rPr>
          <w:rFonts w:ascii="Times New Roman" w:hAnsi="Times New Roman" w:cs="Times New Roman"/>
          <w:color w:val="000000" w:themeColor="text1"/>
          <w:szCs w:val="26"/>
        </w:rPr>
      </w:pPr>
    </w:p>
    <w:p w14:paraId="605074D5" w14:textId="77777777" w:rsidR="00B66FE2" w:rsidRPr="00D63F97" w:rsidRDefault="00B66FE2" w:rsidP="005C0CC1">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br w:type="page"/>
      </w:r>
    </w:p>
    <w:p w14:paraId="099F0612" w14:textId="77777777" w:rsidR="00B66FE2" w:rsidRPr="00D63F97" w:rsidRDefault="00B66FE2" w:rsidP="009E74D9">
      <w:pPr>
        <w:pStyle w:val="chng"/>
        <w:spacing w:line="24" w:lineRule="atLeast"/>
        <w:outlineLvl w:val="0"/>
        <w:rPr>
          <w:rFonts w:cs="Times New Roman"/>
          <w:color w:val="000000" w:themeColor="text1"/>
          <w:sz w:val="26"/>
          <w:szCs w:val="26"/>
        </w:rPr>
      </w:pPr>
      <w:bookmarkStart w:id="319" w:name="_Toc448216148"/>
      <w:bookmarkStart w:id="320" w:name="_Toc449386704"/>
      <w:bookmarkStart w:id="321" w:name="_Toc449483225"/>
      <w:bookmarkStart w:id="322" w:name="_Toc478913221"/>
      <w:r w:rsidRPr="00D63F97">
        <w:rPr>
          <w:rFonts w:cs="Times New Roman"/>
          <w:color w:val="000000" w:themeColor="text1"/>
          <w:sz w:val="26"/>
          <w:szCs w:val="26"/>
        </w:rPr>
        <w:lastRenderedPageBreak/>
        <w:t>KẾT LUẬN VÀ HƯỚNG PHÁT TRIỂN</w:t>
      </w:r>
      <w:bookmarkEnd w:id="319"/>
      <w:bookmarkEnd w:id="320"/>
      <w:bookmarkEnd w:id="321"/>
      <w:bookmarkEnd w:id="322"/>
    </w:p>
    <w:p w14:paraId="34B8893A" w14:textId="77777777" w:rsidR="00B66FE2" w:rsidRPr="00D63F97" w:rsidRDefault="00B66FE2" w:rsidP="009E74D9">
      <w:pPr>
        <w:pStyle w:val="e1"/>
        <w:spacing w:line="24" w:lineRule="atLeast"/>
        <w:rPr>
          <w:rFonts w:cs="Times New Roman"/>
          <w:color w:val="000000" w:themeColor="text1"/>
          <w:szCs w:val="26"/>
        </w:rPr>
      </w:pPr>
      <w:bookmarkStart w:id="323" w:name="_Toc449386705"/>
      <w:bookmarkStart w:id="324" w:name="_Toc449483226"/>
      <w:bookmarkStart w:id="325" w:name="_Toc478913222"/>
      <w:r w:rsidRPr="00D63F97">
        <w:rPr>
          <w:rFonts w:cs="Times New Roman"/>
          <w:color w:val="000000" w:themeColor="text1"/>
          <w:szCs w:val="26"/>
        </w:rPr>
        <w:t>5.1. Kết quả đạt được</w:t>
      </w:r>
      <w:bookmarkEnd w:id="323"/>
      <w:bookmarkEnd w:id="324"/>
      <w:bookmarkEnd w:id="325"/>
    </w:p>
    <w:p w14:paraId="267541C0"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26" w:name="_Toc449386706"/>
      <w:bookmarkStart w:id="327" w:name="_Toc449483227"/>
      <w:bookmarkStart w:id="328" w:name="_Toc478913223"/>
      <w:r w:rsidRPr="00D63F97">
        <w:rPr>
          <w:rFonts w:ascii="Times New Roman" w:hAnsi="Times New Roman" w:cs="Times New Roman"/>
          <w:color w:val="000000" w:themeColor="text1"/>
          <w:szCs w:val="26"/>
        </w:rPr>
        <w:t>5.1.1. Sản phẩm</w:t>
      </w:r>
      <w:bookmarkEnd w:id="326"/>
      <w:bookmarkEnd w:id="327"/>
      <w:bookmarkEnd w:id="328"/>
    </w:p>
    <w:p w14:paraId="7B6827C1"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Trang web thực hiện được các yêu cầu cơ bản sau:</w:t>
      </w:r>
    </w:p>
    <w:p w14:paraId="65CA227A" w14:textId="77777777" w:rsidR="00B66FE2" w:rsidRPr="00D63F97" w:rsidRDefault="00B66FE2" w:rsidP="00CE164F">
      <w:pPr>
        <w:pStyle w:val="ListParagraph"/>
        <w:numPr>
          <w:ilvl w:val="0"/>
          <w:numId w:val="2"/>
        </w:numPr>
        <w:spacing w:line="24" w:lineRule="atLeast"/>
        <w:ind w:left="0" w:firstLine="54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chức năng quản lí: quả</w:t>
      </w:r>
      <w:r w:rsidR="004A6EBC" w:rsidRPr="00D63F97">
        <w:rPr>
          <w:rFonts w:ascii="Times New Roman" w:hAnsi="Times New Roman" w:cs="Times New Roman"/>
          <w:color w:val="000000" w:themeColor="text1"/>
          <w:szCs w:val="26"/>
        </w:rPr>
        <w:t>n lí lĩnh vực</w:t>
      </w:r>
      <w:r w:rsidRPr="00D63F97">
        <w:rPr>
          <w:rFonts w:ascii="Times New Roman" w:hAnsi="Times New Roman" w:cs="Times New Roman"/>
          <w:color w:val="000000" w:themeColor="text1"/>
          <w:szCs w:val="26"/>
        </w:rPr>
        <w:t>, quả</w:t>
      </w:r>
      <w:r w:rsidR="004A6EBC" w:rsidRPr="00D63F97">
        <w:rPr>
          <w:rFonts w:ascii="Times New Roman" w:hAnsi="Times New Roman" w:cs="Times New Roman"/>
          <w:color w:val="000000" w:themeColor="text1"/>
          <w:szCs w:val="26"/>
        </w:rPr>
        <w:t>n lí tài liệu</w:t>
      </w:r>
      <w:r w:rsidRPr="00D63F97">
        <w:rPr>
          <w:rFonts w:ascii="Times New Roman" w:hAnsi="Times New Roman" w:cs="Times New Roman"/>
          <w:color w:val="000000" w:themeColor="text1"/>
          <w:szCs w:val="26"/>
        </w:rPr>
        <w:t>, quản lí người dùng, quả</w:t>
      </w:r>
      <w:r w:rsidR="004A6EBC" w:rsidRPr="00D63F97">
        <w:rPr>
          <w:rFonts w:ascii="Times New Roman" w:hAnsi="Times New Roman" w:cs="Times New Roman"/>
          <w:color w:val="000000" w:themeColor="text1"/>
          <w:szCs w:val="26"/>
        </w:rPr>
        <w:t>n lí yêu cầu mượn tài liệu</w:t>
      </w:r>
      <w:r w:rsidRPr="00D63F97">
        <w:rPr>
          <w:rFonts w:ascii="Times New Roman" w:hAnsi="Times New Roman" w:cs="Times New Roman"/>
          <w:color w:val="000000" w:themeColor="text1"/>
          <w:szCs w:val="26"/>
        </w:rPr>
        <w:t>.</w:t>
      </w:r>
    </w:p>
    <w:p w14:paraId="16999CD5" w14:textId="77777777" w:rsidR="00B66FE2" w:rsidRPr="00D63F97" w:rsidRDefault="00B66FE2" w:rsidP="00CE164F">
      <w:pPr>
        <w:pStyle w:val="ListParagraph"/>
        <w:numPr>
          <w:ilvl w:val="0"/>
          <w:numId w:val="2"/>
        </w:numPr>
        <w:spacing w:line="24" w:lineRule="atLeast"/>
        <w:ind w:left="0" w:firstLine="54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chức</w:t>
      </w:r>
      <w:r w:rsidR="004A6EBC" w:rsidRPr="00D63F97">
        <w:rPr>
          <w:rFonts w:ascii="Times New Roman" w:hAnsi="Times New Roman" w:cs="Times New Roman"/>
          <w:color w:val="000000" w:themeColor="text1"/>
          <w:szCs w:val="26"/>
        </w:rPr>
        <w:t xml:space="preserve"> năng dành cho khách hàng: Xem danh sách tài liệu</w:t>
      </w:r>
      <w:r w:rsidRPr="00D63F97">
        <w:rPr>
          <w:rFonts w:ascii="Times New Roman" w:hAnsi="Times New Roman" w:cs="Times New Roman"/>
          <w:color w:val="000000" w:themeColor="text1"/>
          <w:szCs w:val="26"/>
        </w:rPr>
        <w:t>, đặ</w:t>
      </w:r>
      <w:r w:rsidR="004A6EBC" w:rsidRPr="00D63F97">
        <w:rPr>
          <w:rFonts w:ascii="Times New Roman" w:hAnsi="Times New Roman" w:cs="Times New Roman"/>
          <w:color w:val="000000" w:themeColor="text1"/>
          <w:szCs w:val="26"/>
        </w:rPr>
        <w:t>t mượn tài liệu</w:t>
      </w:r>
      <w:r w:rsidRPr="00D63F97">
        <w:rPr>
          <w:rFonts w:ascii="Times New Roman" w:hAnsi="Times New Roman" w:cs="Times New Roman"/>
          <w:color w:val="000000" w:themeColor="text1"/>
          <w:szCs w:val="26"/>
        </w:rPr>
        <w:t>.</w:t>
      </w:r>
    </w:p>
    <w:p w14:paraId="1E224A2F"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29" w:name="_Toc449386707"/>
      <w:bookmarkStart w:id="330" w:name="_Toc449483228"/>
      <w:bookmarkStart w:id="331" w:name="_Toc478913224"/>
      <w:r w:rsidRPr="00D63F97">
        <w:rPr>
          <w:rFonts w:ascii="Times New Roman" w:hAnsi="Times New Roman" w:cs="Times New Roman"/>
          <w:color w:val="000000" w:themeColor="text1"/>
          <w:szCs w:val="26"/>
        </w:rPr>
        <w:t>5.1.2. Kiến thức</w:t>
      </w:r>
      <w:bookmarkEnd w:id="329"/>
      <w:bookmarkEnd w:id="330"/>
      <w:bookmarkEnd w:id="331"/>
    </w:p>
    <w:p w14:paraId="2484A665" w14:textId="77777777" w:rsidR="00B66FE2" w:rsidRPr="00D63F97" w:rsidRDefault="00B66FE2" w:rsidP="007E044B">
      <w:pPr>
        <w:pStyle w:val="e3"/>
        <w:spacing w:line="24" w:lineRule="atLeast"/>
        <w:rPr>
          <w:color w:val="000000" w:themeColor="text1"/>
          <w:szCs w:val="26"/>
        </w:rPr>
      </w:pPr>
      <w:bookmarkStart w:id="332" w:name="_Toc449386708"/>
      <w:bookmarkStart w:id="333" w:name="_Toc449483229"/>
      <w:r w:rsidRPr="00D63F97">
        <w:rPr>
          <w:color w:val="000000" w:themeColor="text1"/>
          <w:szCs w:val="26"/>
        </w:rPr>
        <w:t>5.1.2.1. Về lý thuyết</w:t>
      </w:r>
      <w:bookmarkEnd w:id="332"/>
      <w:bookmarkEnd w:id="333"/>
    </w:p>
    <w:p w14:paraId="0FF048CF"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Kỳ thực tập cuối khóa này giúp em tích lũy thêm kiến thức mới cũng như trau dồi những kiến thức đã có về java, mysql, html, uml.. </w:t>
      </w:r>
    </w:p>
    <w:p w14:paraId="1025F80E" w14:textId="77777777" w:rsidR="00B66FE2" w:rsidRPr="00D63F97" w:rsidRDefault="00B66FE2" w:rsidP="007E044B">
      <w:pPr>
        <w:pStyle w:val="e3"/>
        <w:spacing w:line="24" w:lineRule="atLeast"/>
        <w:rPr>
          <w:color w:val="000000" w:themeColor="text1"/>
          <w:szCs w:val="26"/>
        </w:rPr>
      </w:pPr>
      <w:bookmarkStart w:id="334" w:name="_Toc449386709"/>
      <w:bookmarkStart w:id="335" w:name="_Toc449483230"/>
      <w:r w:rsidRPr="00D63F97">
        <w:rPr>
          <w:color w:val="000000" w:themeColor="text1"/>
          <w:szCs w:val="26"/>
        </w:rPr>
        <w:t>5.1.2.2. Về kỹ năng</w:t>
      </w:r>
      <w:bookmarkEnd w:id="334"/>
      <w:bookmarkEnd w:id="335"/>
    </w:p>
    <w:p w14:paraId="1BA9F62C"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Trong quá trình thực tập em đã gặp rất nhiều khó khăn từ những lỗ hỏng kiến thức của mình, tuy nhiên qua đó em học được cách tự nghiên cứu tài liệu, cách giải quyết vấn đề. Ngoài ra, em còn áp dụng được những kĩ thuật phân tích, thiết kế đã học vào thực tiễn, làm giảm khả năng thất bại khi bắt đầu một dự án.</w:t>
      </w:r>
    </w:p>
    <w:p w14:paraId="6255BB97" w14:textId="77777777" w:rsidR="00B66FE2" w:rsidRPr="00D63F97" w:rsidRDefault="00B66FE2" w:rsidP="007E044B">
      <w:pPr>
        <w:pStyle w:val="e3"/>
        <w:spacing w:line="24" w:lineRule="atLeast"/>
        <w:rPr>
          <w:color w:val="000000" w:themeColor="text1"/>
          <w:szCs w:val="26"/>
        </w:rPr>
      </w:pPr>
      <w:bookmarkStart w:id="336" w:name="_Toc449386710"/>
      <w:bookmarkStart w:id="337" w:name="_Toc449483231"/>
      <w:r w:rsidRPr="00D63F97">
        <w:rPr>
          <w:color w:val="000000" w:themeColor="text1"/>
          <w:szCs w:val="26"/>
        </w:rPr>
        <w:t>5.1.2.3. Về kinh nghiệm thực tiễn</w:t>
      </w:r>
      <w:bookmarkEnd w:id="336"/>
      <w:bookmarkEnd w:id="337"/>
    </w:p>
    <w:p w14:paraId="0E0A863F"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Đợt thực tập này còn giúp em phát triển kĩ năng giao tiếp, ứng xử cũng như hòa nhập và chấp hành các qui định của tổ chức. </w:t>
      </w:r>
    </w:p>
    <w:p w14:paraId="44CCD210"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Bên cạnh đó, em còn được rèn luyện các kĩ năng quản lí thời gian, chi phí, kĩ năng viết báo cáo, biết xác định khả năng, công việc phù hợp. </w:t>
      </w:r>
    </w:p>
    <w:p w14:paraId="00A38BFA" w14:textId="77777777" w:rsidR="00B66FE2" w:rsidRPr="00D63F97" w:rsidRDefault="00B66FE2" w:rsidP="009E74D9">
      <w:pPr>
        <w:pStyle w:val="e1"/>
        <w:spacing w:line="24" w:lineRule="atLeast"/>
        <w:jc w:val="both"/>
        <w:rPr>
          <w:rFonts w:cs="Times New Roman"/>
          <w:color w:val="000000" w:themeColor="text1"/>
          <w:szCs w:val="26"/>
        </w:rPr>
      </w:pPr>
      <w:bookmarkStart w:id="338" w:name="_Toc449386711"/>
      <w:bookmarkStart w:id="339" w:name="_Toc449483232"/>
      <w:bookmarkStart w:id="340" w:name="_Toc478913225"/>
      <w:r w:rsidRPr="00D63F97">
        <w:rPr>
          <w:rFonts w:cs="Times New Roman"/>
          <w:color w:val="000000" w:themeColor="text1"/>
          <w:szCs w:val="26"/>
        </w:rPr>
        <w:t>5.2. Các hạn chế</w:t>
      </w:r>
      <w:bookmarkEnd w:id="338"/>
      <w:bookmarkEnd w:id="339"/>
      <w:bookmarkEnd w:id="340"/>
    </w:p>
    <w:p w14:paraId="1D3DB955"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41" w:name="_Toc449386712"/>
      <w:bookmarkStart w:id="342" w:name="_Toc449483233"/>
      <w:bookmarkStart w:id="343" w:name="_Toc478913226"/>
      <w:r w:rsidRPr="00D63F97">
        <w:rPr>
          <w:rFonts w:ascii="Times New Roman" w:hAnsi="Times New Roman" w:cs="Times New Roman"/>
          <w:color w:val="000000" w:themeColor="text1"/>
          <w:szCs w:val="26"/>
        </w:rPr>
        <w:t>5.2.1. Về sản phẩm</w:t>
      </w:r>
      <w:bookmarkEnd w:id="341"/>
      <w:bookmarkEnd w:id="342"/>
      <w:bookmarkEnd w:id="343"/>
    </w:p>
    <w:p w14:paraId="63FBBE9B"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Vẫn còn tồn tại một số lỗi:</w:t>
      </w:r>
    </w:p>
    <w:p w14:paraId="4BCC25A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ràng buộc dữ liệu chưa thực sự hiệu quả.</w:t>
      </w:r>
    </w:p>
    <w:p w14:paraId="71CD31A9"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Sử dụng dữ liệu chưa tiết kiệm.</w:t>
      </w:r>
    </w:p>
    <w:p w14:paraId="67F710DC"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44" w:name="_Toc449386713"/>
      <w:bookmarkStart w:id="345" w:name="_Toc449483234"/>
      <w:bookmarkStart w:id="346" w:name="_Toc478913227"/>
      <w:r w:rsidRPr="00D63F97">
        <w:rPr>
          <w:rFonts w:ascii="Times New Roman" w:hAnsi="Times New Roman" w:cs="Times New Roman"/>
          <w:color w:val="000000" w:themeColor="text1"/>
          <w:szCs w:val="26"/>
        </w:rPr>
        <w:t>5.2.2. Về bản thân</w:t>
      </w:r>
      <w:bookmarkEnd w:id="344"/>
      <w:bookmarkEnd w:id="345"/>
      <w:bookmarkEnd w:id="346"/>
    </w:p>
    <w:p w14:paraId="0C4EBA7E"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Trong quá trình thực tập bản thân em cũng gặp phải một số lỗi không đáng có:</w:t>
      </w:r>
    </w:p>
    <w:p w14:paraId="43551CD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Chưa viết code theo mô hình chuẩn.</w:t>
      </w:r>
    </w:p>
    <w:p w14:paraId="334005E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Tốn quá nhiều thời gian tìm hiểu kĩ thuật.</w:t>
      </w:r>
    </w:p>
    <w:p w14:paraId="3A2F1F53" w14:textId="77777777" w:rsidR="00B66FE2" w:rsidRPr="00D63F97" w:rsidRDefault="00B66FE2" w:rsidP="009E74D9">
      <w:pPr>
        <w:pStyle w:val="e1"/>
        <w:spacing w:line="24" w:lineRule="atLeast"/>
        <w:jc w:val="both"/>
        <w:rPr>
          <w:rFonts w:cs="Times New Roman"/>
          <w:color w:val="000000" w:themeColor="text1"/>
          <w:szCs w:val="26"/>
        </w:rPr>
      </w:pPr>
      <w:bookmarkStart w:id="347" w:name="_Toc449386714"/>
      <w:bookmarkStart w:id="348" w:name="_Toc449483235"/>
      <w:bookmarkStart w:id="349" w:name="_Toc478913228"/>
      <w:r w:rsidRPr="00D63F97">
        <w:rPr>
          <w:rFonts w:cs="Times New Roman"/>
          <w:color w:val="000000" w:themeColor="text1"/>
          <w:szCs w:val="26"/>
        </w:rPr>
        <w:t>5.3. Hướng phát triển</w:t>
      </w:r>
      <w:bookmarkEnd w:id="347"/>
      <w:bookmarkEnd w:id="348"/>
      <w:bookmarkEnd w:id="349"/>
    </w:p>
    <w:p w14:paraId="3CD173AB"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Cần phải hoàn thiện các xử lí trong phần web server:</w:t>
      </w:r>
    </w:p>
    <w:p w14:paraId="4A4F29A8"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Khắc phục các sự cố còn lại.</w:t>
      </w:r>
    </w:p>
    <w:p w14:paraId="59FDF742"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Chuẩn hóa cách tổ chức đối tượng theo mô hình Spring MVC.</w:t>
      </w:r>
    </w:p>
    <w:p w14:paraId="7F03880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Tối ưu hóa việc sử dụng dữ liệu.</w:t>
      </w:r>
    </w:p>
    <w:p w14:paraId="45864158"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Hoàn thiện các ràng buộc dữ liệu để đảm bảo tính nhất quán.</w:t>
      </w:r>
    </w:p>
    <w:p w14:paraId="4A85ADDA"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Tối đa hóa việc bắt lỗi và thông báo lỗi.</w:t>
      </w:r>
    </w:p>
    <w:p w14:paraId="056B58B8"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Tăng cường tính tương tác giữa người dùng phía quản trị website bằng cách tích hợp các chức năng hỗ trợ trực tuyến.</w:t>
      </w:r>
    </w:p>
    <w:p w14:paraId="02373A21"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Tăng cường tính bảo mật của website.</w:t>
      </w:r>
    </w:p>
    <w:p w14:paraId="1BBDA8B5"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Đưa website lên host và đưa vào sử dụng thực tế sau khi hoàn thiện chức năng.</w:t>
      </w:r>
    </w:p>
    <w:p w14:paraId="55FDDB61"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Tăng cường khả năng tương thích cũng như tăng tính thẩm mỹ trong phần web client.</w:t>
      </w:r>
    </w:p>
    <w:p w14:paraId="06D60EDB"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Phát triển khả năng responsive – tương thích với mọi loại thiết bị.</w:t>
      </w:r>
    </w:p>
    <w:p w14:paraId="5D04894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Đơn giản hóa các menu, để người không có kiến thức tin học vẫn sử dụng được.</w:t>
      </w:r>
    </w:p>
    <w:p w14:paraId="12133898" w14:textId="77777777" w:rsidR="00B66FE2" w:rsidRPr="00D63F97" w:rsidRDefault="00B66FE2"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br w:type="page"/>
      </w:r>
    </w:p>
    <w:p w14:paraId="066EE3DB" w14:textId="77777777" w:rsidR="00B66FE2" w:rsidRPr="00D63F97" w:rsidRDefault="00B66FE2" w:rsidP="000A1FFA">
      <w:pPr>
        <w:pStyle w:val="Heading1"/>
        <w:jc w:val="center"/>
        <w:rPr>
          <w:rFonts w:ascii="Times New Roman" w:hAnsi="Times New Roman" w:cs="Times New Roman"/>
          <w:color w:val="000000" w:themeColor="text1"/>
          <w:sz w:val="26"/>
          <w:szCs w:val="26"/>
        </w:rPr>
      </w:pPr>
      <w:bookmarkStart w:id="350" w:name="_Toc449483236"/>
      <w:bookmarkStart w:id="351" w:name="_Toc478913229"/>
      <w:r w:rsidRPr="00D63F97">
        <w:rPr>
          <w:rFonts w:ascii="Times New Roman" w:hAnsi="Times New Roman" w:cs="Times New Roman"/>
          <w:color w:val="000000" w:themeColor="text1"/>
          <w:sz w:val="26"/>
          <w:szCs w:val="26"/>
        </w:rPr>
        <w:lastRenderedPageBreak/>
        <w:t>TÀI LIỆU THAM KHẢO</w:t>
      </w:r>
      <w:bookmarkEnd w:id="350"/>
      <w:bookmarkEnd w:id="351"/>
    </w:p>
    <w:p w14:paraId="67280AB8" w14:textId="77777777" w:rsidR="001978AC" w:rsidRPr="001978AC" w:rsidRDefault="001978AC" w:rsidP="007475FF">
      <w:pPr>
        <w:rPr>
          <w:ins w:id="352" w:author="nguyễn thạnh" w:date="2017-04-03T11:28:00Z"/>
          <w:rFonts w:ascii="Times New Roman" w:hAnsi="Times New Roman" w:cs="Times New Roman"/>
          <w:rPrChange w:id="353" w:author="nguyễn thạnh" w:date="2017-04-03T11:28:00Z">
            <w:rPr>
              <w:ins w:id="354" w:author="nguyễn thạnh" w:date="2017-04-03T11:28:00Z"/>
            </w:rPr>
          </w:rPrChange>
        </w:rPr>
      </w:pPr>
      <w:ins w:id="355" w:author="nguyễn thạnh" w:date="2017-04-03T11:28:00Z">
        <w:r w:rsidRPr="001978AC">
          <w:rPr>
            <w:rFonts w:ascii="Times New Roman" w:hAnsi="Times New Roman" w:cs="Times New Roman"/>
            <w:rPrChange w:id="356" w:author="nguyễn thạnh" w:date="2017-04-03T11:28:00Z">
              <w:rPr/>
            </w:rPrChange>
          </w:rPr>
          <w:t>Bryan Basham, Kathy Sierra and Bert Bates. 2008. Head First Servlet &amp; JSP Passing the Sun Certified Web Component Developer Exam v2.</w:t>
        </w:r>
      </w:ins>
    </w:p>
    <w:p w14:paraId="06301D99" w14:textId="77777777" w:rsidR="001978AC" w:rsidRPr="001978AC" w:rsidRDefault="001978AC" w:rsidP="0071645E">
      <w:pPr>
        <w:rPr>
          <w:ins w:id="357" w:author="nguyễn thạnh" w:date="2017-04-03T11:28:00Z"/>
          <w:rFonts w:ascii="Times New Roman" w:hAnsi="Times New Roman" w:cs="Times New Roman"/>
          <w:rPrChange w:id="358" w:author="nguyễn thạnh" w:date="2017-04-03T11:28:00Z">
            <w:rPr>
              <w:ins w:id="359" w:author="nguyễn thạnh" w:date="2017-04-03T11:28:00Z"/>
            </w:rPr>
          </w:rPrChange>
        </w:rPr>
        <w:pPrChange w:id="360" w:author="nguyễn thạnh" w:date="2017-04-03T11:48:00Z">
          <w:pPr>
            <w:ind w:firstLine="284"/>
          </w:pPr>
        </w:pPrChange>
      </w:pPr>
      <w:ins w:id="361" w:author="nguyễn thạnh" w:date="2017-04-03T11:28:00Z">
        <w:r w:rsidRPr="001978AC">
          <w:rPr>
            <w:rFonts w:ascii="Times New Roman" w:hAnsi="Times New Roman" w:cs="Times New Roman"/>
            <w:rPrChange w:id="362" w:author="nguyễn thạnh" w:date="2017-04-03T11:28:00Z">
              <w:rPr/>
            </w:rPrChange>
          </w:rPr>
          <w:t>Ueli Wahli, Mitch Fielding, Gareth Mackown,</w:t>
        </w:r>
        <w:bookmarkStart w:id="363" w:name="_GoBack"/>
        <w:bookmarkEnd w:id="363"/>
        <w:r w:rsidRPr="001978AC">
          <w:rPr>
            <w:rFonts w:ascii="Times New Roman" w:hAnsi="Times New Roman" w:cs="Times New Roman"/>
            <w:rPrChange w:id="364" w:author="nguyễn thạnh" w:date="2017-04-03T11:28:00Z">
              <w:rPr/>
            </w:rPrChange>
          </w:rPr>
          <w:t xml:space="preserve"> Deborah Shaddon and Gert Hekkenberg. 2000. Servlet and JSP programming.</w:t>
        </w:r>
      </w:ins>
    </w:p>
    <w:p w14:paraId="7EEC2782" w14:textId="503895D1" w:rsidR="00B66FE2" w:rsidRPr="0071645E" w:rsidDel="003328B5" w:rsidRDefault="0071645E" w:rsidP="003328B5">
      <w:pPr>
        <w:spacing w:line="24" w:lineRule="atLeast"/>
        <w:rPr>
          <w:ins w:id="365" w:author="nguyễn thạnh" w:date="2017-04-03T11:49:00Z"/>
          <w:del w:id="366" w:author="nguyễn thạnh" w:date="2017-04-03T11:44:00Z"/>
          <w:rStyle w:val="Hyperlink"/>
          <w:rFonts w:ascii="Times New Roman" w:hAnsi="Times New Roman" w:cs="Times New Roman"/>
          <w:szCs w:val="26"/>
          <w:lang w:val="en-US"/>
          <w:rPrChange w:id="367" w:author="nguyễn thạnh" w:date="2017-04-03T11:48:00Z">
            <w:rPr>
              <w:ins w:id="368" w:author="nguyễn thạnh" w:date="2017-04-03T11:49:00Z"/>
              <w:del w:id="369" w:author="nguyễn thạnh" w:date="2017-04-03T11:44:00Z"/>
              <w:rFonts w:ascii="Times New Roman" w:hAnsi="Times New Roman" w:cs="Times New Roman"/>
              <w:color w:val="000000" w:themeColor="text1"/>
              <w:szCs w:val="26"/>
            </w:rPr>
          </w:rPrChange>
        </w:rPr>
      </w:pPr>
      <w:ins w:id="370" w:author="nguyễn thạnh" w:date="2017-04-03T11:48:00Z">
        <w:r>
          <w:rPr>
            <w:rFonts w:ascii="Times New Roman" w:hAnsi="Times New Roman" w:cs="Times New Roman"/>
            <w:color w:val="000000" w:themeColor="text1"/>
            <w:szCs w:val="26"/>
            <w:lang w:val="en-US"/>
          </w:rPr>
          <w:t xml:space="preserve">Java Servlet/Jsp. </w:t>
        </w:r>
      </w:ins>
      <w:ins w:id="371" w:author="nguyễn thạnh" w:date="2017-04-03T11:49:00Z">
        <w:r>
          <w:rPr>
            <w:rFonts w:ascii="Times New Roman" w:hAnsi="Times New Roman" w:cs="Times New Roman"/>
            <w:color w:val="000000" w:themeColor="text1"/>
            <w:szCs w:val="26"/>
            <w:lang w:val="en-US"/>
          </w:rPr>
          <w:fldChar w:fldCharType="begin"/>
        </w:r>
        <w:r>
          <w:rPr>
            <w:rFonts w:ascii="Times New Roman" w:hAnsi="Times New Roman" w:cs="Times New Roman"/>
            <w:color w:val="000000" w:themeColor="text1"/>
            <w:szCs w:val="26"/>
            <w:lang w:val="en-US"/>
          </w:rPr>
          <w:instrText xml:space="preserve"> HYPERLINK "http://o7planning.org/vi" </w:instrText>
        </w:r>
        <w:r>
          <w:rPr>
            <w:rFonts w:ascii="Times New Roman" w:hAnsi="Times New Roman" w:cs="Times New Roman"/>
            <w:color w:val="000000" w:themeColor="text1"/>
            <w:szCs w:val="26"/>
            <w:lang w:val="en-US"/>
          </w:rPr>
        </w:r>
        <w:r>
          <w:rPr>
            <w:rFonts w:ascii="Times New Roman" w:hAnsi="Times New Roman" w:cs="Times New Roman"/>
            <w:color w:val="000000" w:themeColor="text1"/>
            <w:szCs w:val="26"/>
            <w:lang w:val="en-US"/>
          </w:rPr>
          <w:fldChar w:fldCharType="separate"/>
        </w:r>
        <w:r w:rsidRPr="0071645E">
          <w:rPr>
            <w:rStyle w:val="Hyperlink"/>
            <w:rFonts w:ascii="Times New Roman" w:hAnsi="Times New Roman" w:cs="Times New Roman"/>
            <w:szCs w:val="26"/>
            <w:lang w:val="en-US"/>
          </w:rPr>
          <w:t>http://o7planning.org/vi</w:t>
        </w:r>
      </w:ins>
    </w:p>
    <w:p w14:paraId="44B49785" w14:textId="107582E8" w:rsidR="00B66FE2" w:rsidRPr="00D63F97" w:rsidRDefault="0071645E" w:rsidP="007E044B">
      <w:pPr>
        <w:spacing w:line="24" w:lineRule="atLeast"/>
        <w:rPr>
          <w:rFonts w:ascii="Times New Roman" w:hAnsi="Times New Roman" w:cs="Times New Roman"/>
          <w:color w:val="000000" w:themeColor="text1"/>
          <w:szCs w:val="26"/>
        </w:rPr>
      </w:pPr>
      <w:ins w:id="372" w:author="nguyễn thạnh" w:date="2017-04-03T11:49:00Z">
        <w:r>
          <w:rPr>
            <w:rFonts w:ascii="Times New Roman" w:hAnsi="Times New Roman" w:cs="Times New Roman"/>
            <w:color w:val="000000" w:themeColor="text1"/>
            <w:szCs w:val="26"/>
            <w:lang w:val="en-US"/>
          </w:rPr>
          <w:fldChar w:fldCharType="end"/>
        </w:r>
      </w:ins>
    </w:p>
    <w:p w14:paraId="5F25955E" w14:textId="77777777" w:rsidR="00145094" w:rsidRPr="00D63F97" w:rsidRDefault="00145094" w:rsidP="007E044B">
      <w:pPr>
        <w:spacing w:line="24" w:lineRule="atLeast"/>
        <w:rPr>
          <w:rFonts w:ascii="Times New Roman" w:hAnsi="Times New Roman" w:cs="Times New Roman"/>
          <w:color w:val="000000" w:themeColor="text1"/>
          <w:szCs w:val="26"/>
        </w:rPr>
      </w:pPr>
    </w:p>
    <w:sectPr w:rsidR="00145094" w:rsidRPr="00D63F97" w:rsidSect="007E044B">
      <w:footerReference w:type="default" r:id="rId33"/>
      <w:pgSz w:w="11906" w:h="16838" w:code="9"/>
      <w:pgMar w:top="1418" w:right="1418" w:bottom="1418" w:left="2268" w:header="567" w:footer="56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7" w:author="Sinhvien" w:date="2017-04-03T10:58:00Z" w:initials="S">
    <w:p w14:paraId="6D27BC4D" w14:textId="77777777" w:rsidR="006C28E3" w:rsidRPr="00CE164F" w:rsidRDefault="006C28E3">
      <w:pPr>
        <w:pStyle w:val="CommentText"/>
        <w:rPr>
          <w:lang w:val="en-US"/>
        </w:rPr>
      </w:pPr>
      <w:r>
        <w:rPr>
          <w:rStyle w:val="CommentReference"/>
        </w:rPr>
        <w:annotationRef/>
      </w:r>
      <w:r>
        <w:rPr>
          <w:lang w:val="en-US"/>
        </w:rPr>
        <w:t>Viết lại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27BC4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2CA32F" w14:textId="77777777" w:rsidR="0071020A" w:rsidRDefault="0071020A" w:rsidP="007E044B">
      <w:pPr>
        <w:spacing w:before="0" w:line="240" w:lineRule="auto"/>
      </w:pPr>
      <w:r>
        <w:separator/>
      </w:r>
    </w:p>
  </w:endnote>
  <w:endnote w:type="continuationSeparator" w:id="0">
    <w:p w14:paraId="70BEE788" w14:textId="77777777" w:rsidR="0071020A" w:rsidRDefault="0071020A" w:rsidP="007E04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778641"/>
      <w:docPartObj>
        <w:docPartGallery w:val="Page Numbers (Bottom of Page)"/>
        <w:docPartUnique/>
      </w:docPartObj>
    </w:sdtPr>
    <w:sdtEndPr>
      <w:rPr>
        <w:noProof/>
      </w:rPr>
    </w:sdtEndPr>
    <w:sdtContent>
      <w:p w14:paraId="238E91CE" w14:textId="7A7DCE5F" w:rsidR="006C28E3" w:rsidRDefault="006C28E3">
        <w:pPr>
          <w:pStyle w:val="Footer"/>
          <w:jc w:val="center"/>
        </w:pPr>
        <w:r>
          <w:fldChar w:fldCharType="begin"/>
        </w:r>
        <w:r>
          <w:instrText xml:space="preserve"> PAGE   \* MERGEFORMAT </w:instrText>
        </w:r>
        <w:r>
          <w:fldChar w:fldCharType="separate"/>
        </w:r>
        <w:r w:rsidR="003328B5">
          <w:rPr>
            <w:noProof/>
          </w:rPr>
          <w:t>viii</w:t>
        </w:r>
        <w:r>
          <w:rPr>
            <w:noProof/>
          </w:rPr>
          <w:fldChar w:fldCharType="end"/>
        </w:r>
      </w:p>
    </w:sdtContent>
  </w:sdt>
  <w:p w14:paraId="2F7C48AE" w14:textId="77777777" w:rsidR="006C28E3" w:rsidRDefault="006C28E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742622"/>
      <w:docPartObj>
        <w:docPartGallery w:val="Page Numbers (Bottom of Page)"/>
        <w:docPartUnique/>
      </w:docPartObj>
    </w:sdtPr>
    <w:sdtEndPr>
      <w:rPr>
        <w:noProof/>
      </w:rPr>
    </w:sdtEndPr>
    <w:sdtContent>
      <w:p w14:paraId="7E320704" w14:textId="56519080" w:rsidR="006C28E3" w:rsidRDefault="006C28E3">
        <w:pPr>
          <w:pStyle w:val="Footer"/>
          <w:jc w:val="center"/>
        </w:pPr>
        <w:r>
          <w:fldChar w:fldCharType="begin"/>
        </w:r>
        <w:r>
          <w:instrText xml:space="preserve"> PAGE   \* MERGEFORMAT </w:instrText>
        </w:r>
        <w:r>
          <w:fldChar w:fldCharType="separate"/>
        </w:r>
        <w:r w:rsidR="0071645E">
          <w:rPr>
            <w:noProof/>
          </w:rPr>
          <w:t>40</w:t>
        </w:r>
        <w:r>
          <w:rPr>
            <w:noProof/>
          </w:rPr>
          <w:fldChar w:fldCharType="end"/>
        </w:r>
      </w:p>
    </w:sdtContent>
  </w:sdt>
  <w:p w14:paraId="60442182" w14:textId="77777777" w:rsidR="006C28E3" w:rsidRDefault="006C28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685781" w14:textId="77777777" w:rsidR="0071020A" w:rsidRDefault="0071020A" w:rsidP="007E044B">
      <w:pPr>
        <w:spacing w:before="0" w:line="240" w:lineRule="auto"/>
      </w:pPr>
      <w:r>
        <w:separator/>
      </w:r>
    </w:p>
  </w:footnote>
  <w:footnote w:type="continuationSeparator" w:id="0">
    <w:p w14:paraId="759DB1F0" w14:textId="77777777" w:rsidR="0071020A" w:rsidRDefault="0071020A" w:rsidP="007E044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A4B"/>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BE7659"/>
    <w:multiLevelType w:val="multilevel"/>
    <w:tmpl w:val="11E24EFA"/>
    <w:lvl w:ilvl="0">
      <w:start w:val="2"/>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06435930"/>
    <w:multiLevelType w:val="hybridMultilevel"/>
    <w:tmpl w:val="0EA0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C0AD2"/>
    <w:multiLevelType w:val="multilevel"/>
    <w:tmpl w:val="7824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27C3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3A4CBA"/>
    <w:multiLevelType w:val="hybridMultilevel"/>
    <w:tmpl w:val="5DE0D5BC"/>
    <w:lvl w:ilvl="0" w:tplc="59740EA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517F9F"/>
    <w:multiLevelType w:val="multilevel"/>
    <w:tmpl w:val="C83E8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E7C3C35"/>
    <w:multiLevelType w:val="multilevel"/>
    <w:tmpl w:val="21503B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64162"/>
    <w:multiLevelType w:val="hybridMultilevel"/>
    <w:tmpl w:val="7EC6DB46"/>
    <w:lvl w:ilvl="0" w:tplc="AB043822">
      <w:start w:val="2"/>
      <w:numFmt w:val="bullet"/>
      <w:lvlText w:val="-"/>
      <w:lvlJc w:val="left"/>
      <w:pPr>
        <w:ind w:left="1080" w:hanging="360"/>
      </w:pPr>
      <w:rPr>
        <w:rFonts w:ascii="Times New Roman" w:eastAsiaTheme="minorEastAsia" w:hAnsi="Times New Roman" w:cs="Times New Roman" w:hint="default"/>
        <w:lang w:val="vi-VN"/>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64B4B0F"/>
    <w:multiLevelType w:val="multilevel"/>
    <w:tmpl w:val="042A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827727"/>
    <w:multiLevelType w:val="hybridMultilevel"/>
    <w:tmpl w:val="451C9E7E"/>
    <w:lvl w:ilvl="0" w:tplc="51F0C984">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6E30C89"/>
    <w:multiLevelType w:val="multilevel"/>
    <w:tmpl w:val="301ACC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F12EC1"/>
    <w:multiLevelType w:val="multilevel"/>
    <w:tmpl w:val="9D30A8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8A119D"/>
    <w:multiLevelType w:val="multilevel"/>
    <w:tmpl w:val="CA2CA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AD0DC5"/>
    <w:multiLevelType w:val="multilevel"/>
    <w:tmpl w:val="88F81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12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EB04AB"/>
    <w:multiLevelType w:val="hybridMultilevel"/>
    <w:tmpl w:val="A4585454"/>
    <w:lvl w:ilvl="0" w:tplc="6870FFCC">
      <w:start w:val="1"/>
      <w:numFmt w:val="decimal"/>
      <w:lvlText w:val="%1."/>
      <w:lvlJc w:val="left"/>
      <w:pPr>
        <w:ind w:left="1004" w:hanging="360"/>
      </w:pPr>
      <w:rPr>
        <w:rFonts w:hint="default"/>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6"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0154D2"/>
    <w:multiLevelType w:val="multilevel"/>
    <w:tmpl w:val="121C0E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8D0C56"/>
    <w:multiLevelType w:val="multilevel"/>
    <w:tmpl w:val="042A001D"/>
    <w:numStyleLink w:val="Style1"/>
  </w:abstractNum>
  <w:abstractNum w:abstractNumId="19" w15:restartNumberingAfterBreak="0">
    <w:nsid w:val="372E1FA9"/>
    <w:multiLevelType w:val="multilevel"/>
    <w:tmpl w:val="553A0162"/>
    <w:lvl w:ilvl="0">
      <w:start w:val="1"/>
      <w:numFmt w:val="decimal"/>
      <w:lvlText w:val="%1."/>
      <w:lvlJc w:val="left"/>
      <w:pPr>
        <w:ind w:left="360" w:hanging="360"/>
      </w:pPr>
      <w:rPr>
        <w:rFonts w:hint="default"/>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7B16C5"/>
    <w:multiLevelType w:val="hybridMultilevel"/>
    <w:tmpl w:val="4E00BCBC"/>
    <w:lvl w:ilvl="0" w:tplc="D4C40D3E">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0CA431B"/>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DB5656"/>
    <w:multiLevelType w:val="multilevel"/>
    <w:tmpl w:val="C05869EA"/>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3" w15:restartNumberingAfterBreak="0">
    <w:nsid w:val="56B368ED"/>
    <w:multiLevelType w:val="multilevel"/>
    <w:tmpl w:val="172067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685365"/>
    <w:multiLevelType w:val="multilevel"/>
    <w:tmpl w:val="3A22744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6A81A4A"/>
    <w:multiLevelType w:val="multilevel"/>
    <w:tmpl w:val="6298E0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123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95D512F"/>
    <w:multiLevelType w:val="multilevel"/>
    <w:tmpl w:val="D0FA8D12"/>
    <w:lvl w:ilvl="0">
      <w:start w:val="1"/>
      <w:numFmt w:val="decimal"/>
      <w:lvlText w:val="%1."/>
      <w:lvlJc w:val="left"/>
      <w:pPr>
        <w:ind w:left="390" w:hanging="390"/>
      </w:pPr>
      <w:rPr>
        <w:rFonts w:hint="default"/>
      </w:rPr>
    </w:lvl>
    <w:lvl w:ilvl="1">
      <w:start w:val="1"/>
      <w:numFmt w:val="decimal"/>
      <w:pStyle w:val="12"/>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7" w15:restartNumberingAfterBreak="0">
    <w:nsid w:val="6EAD27C3"/>
    <w:multiLevelType w:val="hybridMultilevel"/>
    <w:tmpl w:val="ECCCDC70"/>
    <w:lvl w:ilvl="0" w:tplc="D0D2AE5E">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793230B"/>
    <w:multiLevelType w:val="multilevel"/>
    <w:tmpl w:val="88E6790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E6957E8"/>
    <w:multiLevelType w:val="multilevel"/>
    <w:tmpl w:val="4AC4CB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EF72E72"/>
    <w:multiLevelType w:val="hybridMultilevel"/>
    <w:tmpl w:val="FB580818"/>
    <w:lvl w:ilvl="0" w:tplc="6870FFC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8"/>
  </w:num>
  <w:num w:numId="3">
    <w:abstractNumId w:val="5"/>
  </w:num>
  <w:num w:numId="4">
    <w:abstractNumId w:val="0"/>
  </w:num>
  <w:num w:numId="5">
    <w:abstractNumId w:val="0"/>
    <w:lvlOverride w:ilvl="0">
      <w:startOverride w:val="1"/>
    </w:lvlOverride>
  </w:num>
  <w:num w:numId="6">
    <w:abstractNumId w:val="6"/>
  </w:num>
  <w:num w:numId="7">
    <w:abstractNumId w:val="14"/>
  </w:num>
  <w:num w:numId="8">
    <w:abstractNumId w:val="17"/>
  </w:num>
  <w:num w:numId="9">
    <w:abstractNumId w:val="30"/>
  </w:num>
  <w:num w:numId="10">
    <w:abstractNumId w:val="4"/>
  </w:num>
  <w:num w:numId="11">
    <w:abstractNumId w:val="15"/>
  </w:num>
  <w:num w:numId="12">
    <w:abstractNumId w:val="25"/>
  </w:num>
  <w:num w:numId="13">
    <w:abstractNumId w:val="21"/>
  </w:num>
  <w:num w:numId="14">
    <w:abstractNumId w:val="1"/>
  </w:num>
  <w:num w:numId="15">
    <w:abstractNumId w:val="19"/>
  </w:num>
  <w:num w:numId="16">
    <w:abstractNumId w:val="9"/>
  </w:num>
  <w:num w:numId="17">
    <w:abstractNumId w:val="18"/>
  </w:num>
  <w:num w:numId="18">
    <w:abstractNumId w:val="13"/>
  </w:num>
  <w:num w:numId="19">
    <w:abstractNumId w:val="28"/>
  </w:num>
  <w:num w:numId="20">
    <w:abstractNumId w:val="11"/>
  </w:num>
  <w:num w:numId="21">
    <w:abstractNumId w:val="7"/>
  </w:num>
  <w:num w:numId="22">
    <w:abstractNumId w:val="12"/>
  </w:num>
  <w:num w:numId="23">
    <w:abstractNumId w:val="22"/>
  </w:num>
  <w:num w:numId="24">
    <w:abstractNumId w:val="26"/>
  </w:num>
  <w:num w:numId="25">
    <w:abstractNumId w:val="29"/>
  </w:num>
  <w:num w:numId="26">
    <w:abstractNumId w:val="23"/>
  </w:num>
  <w:num w:numId="27">
    <w:abstractNumId w:val="24"/>
  </w:num>
  <w:num w:numId="28">
    <w:abstractNumId w:val="27"/>
  </w:num>
  <w:num w:numId="29">
    <w:abstractNumId w:val="20"/>
  </w:num>
  <w:num w:numId="30">
    <w:abstractNumId w:val="10"/>
  </w:num>
  <w:num w:numId="31">
    <w:abstractNumId w:val="3"/>
  </w:num>
  <w:num w:numId="32">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thạnh">
    <w15:presenceInfo w15:providerId="Windows Live" w15:userId="1050db160215cb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7C3"/>
    <w:rsid w:val="00016E4E"/>
    <w:rsid w:val="00024B63"/>
    <w:rsid w:val="000357ED"/>
    <w:rsid w:val="00044E4C"/>
    <w:rsid w:val="000548AD"/>
    <w:rsid w:val="00076276"/>
    <w:rsid w:val="00090248"/>
    <w:rsid w:val="000A1FFA"/>
    <w:rsid w:val="000B072D"/>
    <w:rsid w:val="000D5693"/>
    <w:rsid w:val="00145094"/>
    <w:rsid w:val="0014547F"/>
    <w:rsid w:val="001516CB"/>
    <w:rsid w:val="001978AC"/>
    <w:rsid w:val="002260D9"/>
    <w:rsid w:val="002377C3"/>
    <w:rsid w:val="0025117F"/>
    <w:rsid w:val="002726AC"/>
    <w:rsid w:val="00272B3F"/>
    <w:rsid w:val="00293B40"/>
    <w:rsid w:val="00307F70"/>
    <w:rsid w:val="003328B5"/>
    <w:rsid w:val="003429B2"/>
    <w:rsid w:val="00344440"/>
    <w:rsid w:val="00361C35"/>
    <w:rsid w:val="003D579D"/>
    <w:rsid w:val="003F0316"/>
    <w:rsid w:val="004224A7"/>
    <w:rsid w:val="004312C8"/>
    <w:rsid w:val="00440FB9"/>
    <w:rsid w:val="0047631C"/>
    <w:rsid w:val="004A0E54"/>
    <w:rsid w:val="004A6EBC"/>
    <w:rsid w:val="004B285C"/>
    <w:rsid w:val="00512899"/>
    <w:rsid w:val="00522B66"/>
    <w:rsid w:val="0056200B"/>
    <w:rsid w:val="005660DA"/>
    <w:rsid w:val="00575389"/>
    <w:rsid w:val="00586B74"/>
    <w:rsid w:val="005A0746"/>
    <w:rsid w:val="005B76B9"/>
    <w:rsid w:val="005C01A5"/>
    <w:rsid w:val="005C0CC1"/>
    <w:rsid w:val="005C2E06"/>
    <w:rsid w:val="00621ED2"/>
    <w:rsid w:val="00654064"/>
    <w:rsid w:val="00660A11"/>
    <w:rsid w:val="00694E2A"/>
    <w:rsid w:val="006C2742"/>
    <w:rsid w:val="006C28E3"/>
    <w:rsid w:val="006C4965"/>
    <w:rsid w:val="0071020A"/>
    <w:rsid w:val="00714AA4"/>
    <w:rsid w:val="0071645E"/>
    <w:rsid w:val="00733728"/>
    <w:rsid w:val="007420E3"/>
    <w:rsid w:val="007475FF"/>
    <w:rsid w:val="007502E8"/>
    <w:rsid w:val="00774744"/>
    <w:rsid w:val="00780588"/>
    <w:rsid w:val="007814FD"/>
    <w:rsid w:val="00797544"/>
    <w:rsid w:val="007C7AC9"/>
    <w:rsid w:val="007E044B"/>
    <w:rsid w:val="007E739A"/>
    <w:rsid w:val="00803258"/>
    <w:rsid w:val="00804243"/>
    <w:rsid w:val="00804884"/>
    <w:rsid w:val="008428C9"/>
    <w:rsid w:val="00844CDF"/>
    <w:rsid w:val="00847531"/>
    <w:rsid w:val="008B4636"/>
    <w:rsid w:val="008E4C96"/>
    <w:rsid w:val="00906143"/>
    <w:rsid w:val="00907D77"/>
    <w:rsid w:val="00962DBD"/>
    <w:rsid w:val="00963455"/>
    <w:rsid w:val="009C1C7D"/>
    <w:rsid w:val="009C39CF"/>
    <w:rsid w:val="009E3698"/>
    <w:rsid w:val="009E3B63"/>
    <w:rsid w:val="009E74D9"/>
    <w:rsid w:val="00A1515A"/>
    <w:rsid w:val="00A2490F"/>
    <w:rsid w:val="00A74D3A"/>
    <w:rsid w:val="00AB3264"/>
    <w:rsid w:val="00AB4C00"/>
    <w:rsid w:val="00AC4147"/>
    <w:rsid w:val="00AD108E"/>
    <w:rsid w:val="00AD4D57"/>
    <w:rsid w:val="00B10727"/>
    <w:rsid w:val="00B20BE7"/>
    <w:rsid w:val="00B27CEB"/>
    <w:rsid w:val="00B31D15"/>
    <w:rsid w:val="00B64CF1"/>
    <w:rsid w:val="00B66FE2"/>
    <w:rsid w:val="00B7137A"/>
    <w:rsid w:val="00B72EDF"/>
    <w:rsid w:val="00B7766A"/>
    <w:rsid w:val="00BA7C8F"/>
    <w:rsid w:val="00BC308D"/>
    <w:rsid w:val="00BE3EF1"/>
    <w:rsid w:val="00C113FE"/>
    <w:rsid w:val="00C24140"/>
    <w:rsid w:val="00C41B82"/>
    <w:rsid w:val="00C63A18"/>
    <w:rsid w:val="00C64904"/>
    <w:rsid w:val="00C7290A"/>
    <w:rsid w:val="00C92D77"/>
    <w:rsid w:val="00C95DE9"/>
    <w:rsid w:val="00CE164F"/>
    <w:rsid w:val="00D147C5"/>
    <w:rsid w:val="00D27FD6"/>
    <w:rsid w:val="00D53B28"/>
    <w:rsid w:val="00D63F97"/>
    <w:rsid w:val="00D87013"/>
    <w:rsid w:val="00D97C50"/>
    <w:rsid w:val="00E074AB"/>
    <w:rsid w:val="00E14E39"/>
    <w:rsid w:val="00E41E79"/>
    <w:rsid w:val="00E531B2"/>
    <w:rsid w:val="00E93E7C"/>
    <w:rsid w:val="00EE7431"/>
    <w:rsid w:val="00EF5420"/>
    <w:rsid w:val="00EF56DD"/>
    <w:rsid w:val="00F46693"/>
    <w:rsid w:val="00F510E7"/>
    <w:rsid w:val="00FB43C3"/>
    <w:rsid w:val="00FB4B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1E325"/>
  <w15:docId w15:val="{1C571E91-201B-494D-BAA1-15A73C88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7C3"/>
    <w:pPr>
      <w:spacing w:before="120" w:after="0" w:line="288" w:lineRule="auto"/>
    </w:pPr>
    <w:rPr>
      <w:rFonts w:asciiTheme="majorHAnsi" w:hAnsiTheme="majorHAnsi"/>
      <w:sz w:val="26"/>
      <w:lang w:val="vi-VN" w:eastAsia="en-US"/>
    </w:rPr>
  </w:style>
  <w:style w:type="paragraph" w:styleId="Heading1">
    <w:name w:val="heading 1"/>
    <w:basedOn w:val="Normal"/>
    <w:next w:val="Normal"/>
    <w:link w:val="Heading1Char"/>
    <w:uiPriority w:val="9"/>
    <w:qFormat/>
    <w:rsid w:val="00361C35"/>
    <w:pPr>
      <w:keepNext/>
      <w:keepLines/>
      <w:spacing w:before="480"/>
      <w:outlineLvl w:val="0"/>
    </w:pPr>
    <w:rPr>
      <w:rFonts w:eastAsiaTheme="majorEastAsia"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61C35"/>
    <w:pPr>
      <w:keepNext/>
      <w:keepLines/>
      <w:spacing w:before="200"/>
      <w:outlineLvl w:val="1"/>
    </w:pPr>
    <w:rPr>
      <w:rFonts w:eastAsiaTheme="majorEastAsia" w:cstheme="majorBidi"/>
      <w:b/>
      <w:bCs/>
      <w:color w:val="5B9BD5" w:themeColor="accent1"/>
      <w:szCs w:val="26"/>
    </w:rPr>
  </w:style>
  <w:style w:type="paragraph" w:styleId="Heading3">
    <w:name w:val="heading 3"/>
    <w:basedOn w:val="Normal"/>
    <w:next w:val="Normal"/>
    <w:link w:val="Heading3Char"/>
    <w:uiPriority w:val="9"/>
    <w:semiHidden/>
    <w:unhideWhenUsed/>
    <w:qFormat/>
    <w:rsid w:val="00361C35"/>
    <w:pPr>
      <w:keepNext/>
      <w:keepLines/>
      <w:spacing w:before="200"/>
      <w:outlineLvl w:val="2"/>
    </w:pPr>
    <w:rPr>
      <w:rFonts w:eastAsiaTheme="majorEastAsia" w:cstheme="majorBidi"/>
      <w:b/>
      <w:bCs/>
      <w:color w:val="5B9BD5" w:themeColor="accent1"/>
    </w:rPr>
  </w:style>
  <w:style w:type="paragraph" w:styleId="Heading4">
    <w:name w:val="heading 4"/>
    <w:basedOn w:val="Normal"/>
    <w:next w:val="Normal"/>
    <w:link w:val="Heading4Char"/>
    <w:uiPriority w:val="9"/>
    <w:semiHidden/>
    <w:unhideWhenUsed/>
    <w:qFormat/>
    <w:rsid w:val="00361C35"/>
    <w:pPr>
      <w:keepNext/>
      <w:keepLines/>
      <w:spacing w:before="200"/>
      <w:outlineLvl w:val="3"/>
    </w:pPr>
    <w:rPr>
      <w:rFonts w:eastAsiaTheme="majorEastAsia" w:cstheme="majorBidi"/>
      <w:b/>
      <w:bCs/>
      <w:i/>
      <w:iCs/>
      <w:color w:val="5B9BD5" w:themeColor="accent1"/>
    </w:rPr>
  </w:style>
  <w:style w:type="paragraph" w:styleId="Heading5">
    <w:name w:val="heading 5"/>
    <w:basedOn w:val="Normal"/>
    <w:next w:val="Normal"/>
    <w:link w:val="Heading5Char"/>
    <w:uiPriority w:val="9"/>
    <w:semiHidden/>
    <w:unhideWhenUsed/>
    <w:qFormat/>
    <w:rsid w:val="00361C35"/>
    <w:pPr>
      <w:keepNext/>
      <w:keepLines/>
      <w:spacing w:before="200"/>
      <w:outlineLvl w:val="4"/>
    </w:pPr>
    <w:rPr>
      <w:rFonts w:eastAsiaTheme="majorEastAsia" w:cstheme="majorBidi"/>
      <w:color w:val="1F4D78" w:themeColor="accent1" w:themeShade="7F"/>
    </w:rPr>
  </w:style>
  <w:style w:type="paragraph" w:styleId="Heading6">
    <w:name w:val="heading 6"/>
    <w:basedOn w:val="Normal"/>
    <w:next w:val="Normal"/>
    <w:link w:val="Heading6Char"/>
    <w:uiPriority w:val="9"/>
    <w:semiHidden/>
    <w:unhideWhenUsed/>
    <w:qFormat/>
    <w:rsid w:val="00361C35"/>
    <w:pPr>
      <w:keepNext/>
      <w:keepLines/>
      <w:spacing w:before="200"/>
      <w:outlineLvl w:val="5"/>
    </w:pPr>
    <w:rPr>
      <w:rFonts w:eastAsiaTheme="majorEastAsia" w:cstheme="majorBidi"/>
      <w:i/>
      <w:iCs/>
      <w:color w:val="1F4D78" w:themeColor="accent1" w:themeShade="7F"/>
    </w:rPr>
  </w:style>
  <w:style w:type="paragraph" w:styleId="Heading7">
    <w:name w:val="heading 7"/>
    <w:basedOn w:val="Normal"/>
    <w:next w:val="Normal"/>
    <w:link w:val="Heading7Char"/>
    <w:uiPriority w:val="9"/>
    <w:semiHidden/>
    <w:unhideWhenUsed/>
    <w:qFormat/>
    <w:rsid w:val="00361C35"/>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361C35"/>
    <w:pPr>
      <w:keepNext/>
      <w:keepLines/>
      <w:spacing w:before="200"/>
      <w:outlineLvl w:val="7"/>
    </w:pPr>
    <w:rPr>
      <w:rFonts w:eastAsiaTheme="majorEastAsia" w:cstheme="majorBidi"/>
      <w:color w:val="5B9BD5" w:themeColor="accent1"/>
      <w:sz w:val="20"/>
      <w:szCs w:val="20"/>
    </w:rPr>
  </w:style>
  <w:style w:type="paragraph" w:styleId="Heading9">
    <w:name w:val="heading 9"/>
    <w:basedOn w:val="Normal"/>
    <w:next w:val="Normal"/>
    <w:link w:val="Heading9Char"/>
    <w:uiPriority w:val="9"/>
    <w:semiHidden/>
    <w:unhideWhenUsed/>
    <w:qFormat/>
    <w:rsid w:val="00361C35"/>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77C3"/>
    <w:rPr>
      <w:color w:val="0563C1" w:themeColor="hyperlink"/>
      <w:u w:val="single"/>
    </w:rPr>
  </w:style>
  <w:style w:type="paragraph" w:customStyle="1" w:styleId="chng">
    <w:name w:val="chương"/>
    <w:basedOn w:val="Normal"/>
    <w:next w:val="Normal"/>
    <w:link w:val="chngChar"/>
    <w:autoRedefine/>
    <w:qFormat/>
    <w:rsid w:val="002377C3"/>
    <w:pPr>
      <w:jc w:val="center"/>
    </w:pPr>
    <w:rPr>
      <w:rFonts w:ascii="Times New Roman" w:hAnsi="Times New Roman"/>
      <w:b/>
      <w:caps/>
      <w:sz w:val="28"/>
    </w:rPr>
  </w:style>
  <w:style w:type="paragraph" w:customStyle="1" w:styleId="e1">
    <w:name w:val="e1"/>
    <w:basedOn w:val="chng"/>
    <w:link w:val="e1Char"/>
    <w:autoRedefine/>
    <w:qFormat/>
    <w:rsid w:val="002377C3"/>
    <w:pPr>
      <w:jc w:val="left"/>
      <w:outlineLvl w:val="1"/>
    </w:pPr>
    <w:rPr>
      <w:sz w:val="26"/>
    </w:rPr>
  </w:style>
  <w:style w:type="character" w:customStyle="1" w:styleId="chngChar">
    <w:name w:val="chương Char"/>
    <w:basedOn w:val="DefaultParagraphFont"/>
    <w:link w:val="chng"/>
    <w:rsid w:val="002377C3"/>
    <w:rPr>
      <w:rFonts w:ascii="Times New Roman" w:hAnsi="Times New Roman"/>
      <w:b/>
      <w:caps/>
      <w:sz w:val="28"/>
      <w:lang w:val="vi-VN" w:eastAsia="en-US"/>
    </w:rPr>
  </w:style>
  <w:style w:type="paragraph" w:customStyle="1" w:styleId="e2">
    <w:name w:val="e2"/>
    <w:basedOn w:val="e1"/>
    <w:link w:val="e2Char"/>
    <w:autoRedefine/>
    <w:qFormat/>
    <w:rsid w:val="002377C3"/>
    <w:pPr>
      <w:keepNext/>
      <w:outlineLvl w:val="2"/>
    </w:pPr>
    <w:rPr>
      <w:rFonts w:asciiTheme="majorHAnsi" w:hAnsiTheme="majorHAnsi"/>
      <w:caps w:val="0"/>
    </w:rPr>
  </w:style>
  <w:style w:type="character" w:customStyle="1" w:styleId="e1Char">
    <w:name w:val="e1 Char"/>
    <w:basedOn w:val="chngChar"/>
    <w:link w:val="e1"/>
    <w:rsid w:val="002377C3"/>
    <w:rPr>
      <w:rFonts w:ascii="Times New Roman" w:hAnsi="Times New Roman"/>
      <w:b/>
      <w:caps/>
      <w:sz w:val="26"/>
      <w:lang w:val="vi-VN" w:eastAsia="en-US"/>
    </w:rPr>
  </w:style>
  <w:style w:type="character" w:customStyle="1" w:styleId="e2Char">
    <w:name w:val="e2 Char"/>
    <w:basedOn w:val="e1Char"/>
    <w:link w:val="e2"/>
    <w:rsid w:val="002377C3"/>
    <w:rPr>
      <w:rFonts w:asciiTheme="majorHAnsi" w:hAnsiTheme="majorHAnsi"/>
      <w:b/>
      <w:caps w:val="0"/>
      <w:sz w:val="26"/>
      <w:lang w:val="vi-VN" w:eastAsia="en-US"/>
    </w:rPr>
  </w:style>
  <w:style w:type="character" w:customStyle="1" w:styleId="apple-converted-space">
    <w:name w:val="apple-converted-space"/>
    <w:basedOn w:val="DefaultParagraphFont"/>
    <w:rsid w:val="002377C3"/>
  </w:style>
  <w:style w:type="paragraph" w:styleId="NormalWeb">
    <w:name w:val="Normal (Web)"/>
    <w:basedOn w:val="Normal"/>
    <w:uiPriority w:val="99"/>
    <w:semiHidden/>
    <w:unhideWhenUsed/>
    <w:rsid w:val="00C7290A"/>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Strong">
    <w:name w:val="Strong"/>
    <w:basedOn w:val="DefaultParagraphFont"/>
    <w:uiPriority w:val="22"/>
    <w:qFormat/>
    <w:rsid w:val="00C7290A"/>
    <w:rPr>
      <w:b/>
      <w:bCs/>
    </w:rPr>
  </w:style>
  <w:style w:type="character" w:styleId="Emphasis">
    <w:name w:val="Emphasis"/>
    <w:basedOn w:val="DefaultParagraphFont"/>
    <w:uiPriority w:val="20"/>
    <w:qFormat/>
    <w:rsid w:val="00C7290A"/>
    <w:rPr>
      <w:i/>
      <w:iCs/>
    </w:rPr>
  </w:style>
  <w:style w:type="paragraph" w:styleId="ListParagraph">
    <w:name w:val="List Paragraph"/>
    <w:basedOn w:val="Normal"/>
    <w:uiPriority w:val="34"/>
    <w:qFormat/>
    <w:rsid w:val="00AD4D57"/>
    <w:pPr>
      <w:ind w:left="720"/>
      <w:contextualSpacing/>
    </w:pPr>
  </w:style>
  <w:style w:type="table" w:styleId="TableGrid">
    <w:name w:val="Table Grid"/>
    <w:basedOn w:val="TableNormal"/>
    <w:uiPriority w:val="39"/>
    <w:rsid w:val="00145094"/>
    <w:pPr>
      <w:spacing w:after="0" w:line="240" w:lineRule="auto"/>
    </w:pPr>
    <w:rPr>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3">
    <w:name w:val="e3"/>
    <w:basedOn w:val="e2"/>
    <w:link w:val="e3Char"/>
    <w:autoRedefine/>
    <w:qFormat/>
    <w:rsid w:val="005A0746"/>
    <w:pPr>
      <w:outlineLvl w:val="3"/>
    </w:pPr>
    <w:rPr>
      <w:rFonts w:ascii="Times New Roman" w:hAnsi="Times New Roman" w:cs="Times New Roman"/>
      <w:i/>
      <w:lang w:val="en-US"/>
    </w:rPr>
  </w:style>
  <w:style w:type="character" w:customStyle="1" w:styleId="e3Char">
    <w:name w:val="e3 Char"/>
    <w:basedOn w:val="e2Char"/>
    <w:link w:val="e3"/>
    <w:rsid w:val="005A0746"/>
    <w:rPr>
      <w:rFonts w:ascii="Times New Roman" w:hAnsi="Times New Roman" w:cs="Times New Roman"/>
      <w:b/>
      <w:i/>
      <w:caps w:val="0"/>
      <w:sz w:val="26"/>
      <w:lang w:val="vi-VN" w:eastAsia="en-US"/>
    </w:rPr>
  </w:style>
  <w:style w:type="character" w:customStyle="1" w:styleId="Heading1Char">
    <w:name w:val="Heading 1 Char"/>
    <w:basedOn w:val="DefaultParagraphFont"/>
    <w:link w:val="Heading1"/>
    <w:uiPriority w:val="9"/>
    <w:rsid w:val="00361C35"/>
    <w:rPr>
      <w:rFonts w:asciiTheme="majorHAnsi" w:eastAsiaTheme="majorEastAsia" w:hAnsiTheme="majorHAnsi" w:cstheme="majorBidi"/>
      <w:b/>
      <w:bCs/>
      <w:color w:val="2E74B5" w:themeColor="accent1" w:themeShade="BF"/>
      <w:sz w:val="28"/>
      <w:szCs w:val="28"/>
      <w:lang w:val="vi-VN" w:eastAsia="en-US"/>
    </w:rPr>
  </w:style>
  <w:style w:type="character" w:customStyle="1" w:styleId="Heading2Char">
    <w:name w:val="Heading 2 Char"/>
    <w:basedOn w:val="DefaultParagraphFont"/>
    <w:link w:val="Heading2"/>
    <w:uiPriority w:val="9"/>
    <w:semiHidden/>
    <w:rsid w:val="00361C35"/>
    <w:rPr>
      <w:rFonts w:asciiTheme="majorHAnsi" w:eastAsiaTheme="majorEastAsia" w:hAnsiTheme="majorHAnsi" w:cstheme="majorBidi"/>
      <w:b/>
      <w:bCs/>
      <w:color w:val="5B9BD5" w:themeColor="accent1"/>
      <w:sz w:val="26"/>
      <w:szCs w:val="26"/>
      <w:lang w:val="vi-VN" w:eastAsia="en-US"/>
    </w:rPr>
  </w:style>
  <w:style w:type="character" w:customStyle="1" w:styleId="Heading3Char">
    <w:name w:val="Heading 3 Char"/>
    <w:basedOn w:val="DefaultParagraphFont"/>
    <w:link w:val="Heading3"/>
    <w:uiPriority w:val="9"/>
    <w:semiHidden/>
    <w:rsid w:val="00361C35"/>
    <w:rPr>
      <w:rFonts w:asciiTheme="majorHAnsi" w:eastAsiaTheme="majorEastAsia" w:hAnsiTheme="majorHAnsi" w:cstheme="majorBidi"/>
      <w:b/>
      <w:bCs/>
      <w:color w:val="5B9BD5" w:themeColor="accent1"/>
      <w:sz w:val="26"/>
      <w:lang w:val="vi-VN" w:eastAsia="en-US"/>
    </w:rPr>
  </w:style>
  <w:style w:type="character" w:customStyle="1" w:styleId="Heading4Char">
    <w:name w:val="Heading 4 Char"/>
    <w:basedOn w:val="DefaultParagraphFont"/>
    <w:link w:val="Heading4"/>
    <w:uiPriority w:val="9"/>
    <w:semiHidden/>
    <w:rsid w:val="00361C35"/>
    <w:rPr>
      <w:rFonts w:asciiTheme="majorHAnsi" w:eastAsiaTheme="majorEastAsia" w:hAnsiTheme="majorHAnsi" w:cstheme="majorBidi"/>
      <w:b/>
      <w:bCs/>
      <w:i/>
      <w:iCs/>
      <w:color w:val="5B9BD5" w:themeColor="accent1"/>
      <w:sz w:val="26"/>
      <w:lang w:val="vi-VN" w:eastAsia="en-US"/>
    </w:rPr>
  </w:style>
  <w:style w:type="character" w:customStyle="1" w:styleId="Heading5Char">
    <w:name w:val="Heading 5 Char"/>
    <w:basedOn w:val="DefaultParagraphFont"/>
    <w:link w:val="Heading5"/>
    <w:uiPriority w:val="9"/>
    <w:semiHidden/>
    <w:rsid w:val="00361C35"/>
    <w:rPr>
      <w:rFonts w:asciiTheme="majorHAnsi" w:eastAsiaTheme="majorEastAsia" w:hAnsiTheme="majorHAnsi" w:cstheme="majorBidi"/>
      <w:color w:val="1F4D78" w:themeColor="accent1" w:themeShade="7F"/>
      <w:sz w:val="26"/>
      <w:lang w:val="vi-VN" w:eastAsia="en-US"/>
    </w:rPr>
  </w:style>
  <w:style w:type="character" w:customStyle="1" w:styleId="Heading6Char">
    <w:name w:val="Heading 6 Char"/>
    <w:basedOn w:val="DefaultParagraphFont"/>
    <w:link w:val="Heading6"/>
    <w:uiPriority w:val="9"/>
    <w:semiHidden/>
    <w:rsid w:val="00361C35"/>
    <w:rPr>
      <w:rFonts w:asciiTheme="majorHAnsi" w:eastAsiaTheme="majorEastAsia" w:hAnsiTheme="majorHAnsi" w:cstheme="majorBidi"/>
      <w:i/>
      <w:iCs/>
      <w:color w:val="1F4D78" w:themeColor="accent1" w:themeShade="7F"/>
      <w:sz w:val="26"/>
      <w:lang w:val="vi-VN" w:eastAsia="en-US"/>
    </w:rPr>
  </w:style>
  <w:style w:type="character" w:customStyle="1" w:styleId="Heading7Char">
    <w:name w:val="Heading 7 Char"/>
    <w:basedOn w:val="DefaultParagraphFont"/>
    <w:link w:val="Heading7"/>
    <w:uiPriority w:val="9"/>
    <w:semiHidden/>
    <w:rsid w:val="00361C35"/>
    <w:rPr>
      <w:rFonts w:asciiTheme="majorHAnsi" w:eastAsiaTheme="majorEastAsia" w:hAnsiTheme="majorHAnsi" w:cstheme="majorBidi"/>
      <w:i/>
      <w:iCs/>
      <w:color w:val="404040" w:themeColor="text1" w:themeTint="BF"/>
      <w:sz w:val="26"/>
      <w:lang w:val="vi-VN" w:eastAsia="en-US"/>
    </w:rPr>
  </w:style>
  <w:style w:type="character" w:customStyle="1" w:styleId="Heading8Char">
    <w:name w:val="Heading 8 Char"/>
    <w:basedOn w:val="DefaultParagraphFont"/>
    <w:link w:val="Heading8"/>
    <w:uiPriority w:val="9"/>
    <w:semiHidden/>
    <w:rsid w:val="00361C35"/>
    <w:rPr>
      <w:rFonts w:asciiTheme="majorHAnsi" w:eastAsiaTheme="majorEastAsia" w:hAnsiTheme="majorHAnsi" w:cstheme="majorBidi"/>
      <w:color w:val="5B9BD5" w:themeColor="accent1"/>
      <w:sz w:val="20"/>
      <w:szCs w:val="20"/>
      <w:lang w:val="vi-VN" w:eastAsia="en-US"/>
    </w:rPr>
  </w:style>
  <w:style w:type="character" w:customStyle="1" w:styleId="Heading9Char">
    <w:name w:val="Heading 9 Char"/>
    <w:basedOn w:val="DefaultParagraphFont"/>
    <w:link w:val="Heading9"/>
    <w:uiPriority w:val="9"/>
    <w:semiHidden/>
    <w:rsid w:val="00361C35"/>
    <w:rPr>
      <w:rFonts w:asciiTheme="majorHAnsi" w:eastAsiaTheme="majorEastAsia" w:hAnsiTheme="majorHAnsi" w:cstheme="majorBidi"/>
      <w:i/>
      <w:iCs/>
      <w:color w:val="404040" w:themeColor="text1" w:themeTint="BF"/>
      <w:sz w:val="20"/>
      <w:szCs w:val="20"/>
      <w:lang w:val="vi-VN" w:eastAsia="en-US"/>
    </w:rPr>
  </w:style>
  <w:style w:type="paragraph" w:styleId="Caption">
    <w:name w:val="caption"/>
    <w:basedOn w:val="Normal"/>
    <w:next w:val="Normal"/>
    <w:uiPriority w:val="35"/>
    <w:unhideWhenUsed/>
    <w:qFormat/>
    <w:rsid w:val="00361C35"/>
    <w:pPr>
      <w:spacing w:line="240" w:lineRule="auto"/>
    </w:pPr>
    <w:rPr>
      <w:b/>
      <w:bCs/>
      <w:color w:val="5B9BD5" w:themeColor="accent1"/>
      <w:sz w:val="18"/>
      <w:szCs w:val="18"/>
    </w:rPr>
  </w:style>
  <w:style w:type="paragraph" w:styleId="Title">
    <w:name w:val="Title"/>
    <w:basedOn w:val="Normal"/>
    <w:next w:val="Normal"/>
    <w:link w:val="TitleChar"/>
    <w:uiPriority w:val="10"/>
    <w:qFormat/>
    <w:rsid w:val="00361C35"/>
    <w:pPr>
      <w:pBdr>
        <w:bottom w:val="single" w:sz="8" w:space="4" w:color="5B9BD5" w:themeColor="accent1"/>
      </w:pBdr>
      <w:spacing w:after="300" w:line="240" w:lineRule="auto"/>
      <w:contextualSpacing/>
    </w:pPr>
    <w:rPr>
      <w:rFonts w:eastAsiaTheme="majorEastAsia" w:cstheme="majorBidi"/>
      <w:color w:val="323E4F" w:themeColor="text2" w:themeShade="BF"/>
      <w:spacing w:val="5"/>
      <w:sz w:val="52"/>
      <w:szCs w:val="52"/>
    </w:rPr>
  </w:style>
  <w:style w:type="character" w:customStyle="1" w:styleId="TitleChar">
    <w:name w:val="Title Char"/>
    <w:basedOn w:val="DefaultParagraphFont"/>
    <w:link w:val="Title"/>
    <w:uiPriority w:val="10"/>
    <w:rsid w:val="00361C35"/>
    <w:rPr>
      <w:rFonts w:asciiTheme="majorHAnsi" w:eastAsiaTheme="majorEastAsia" w:hAnsiTheme="majorHAnsi" w:cstheme="majorBidi"/>
      <w:color w:val="323E4F" w:themeColor="text2" w:themeShade="BF"/>
      <w:spacing w:val="5"/>
      <w:sz w:val="52"/>
      <w:szCs w:val="52"/>
      <w:lang w:val="vi-VN" w:eastAsia="en-US"/>
    </w:rPr>
  </w:style>
  <w:style w:type="paragraph" w:styleId="Subtitle">
    <w:name w:val="Subtitle"/>
    <w:basedOn w:val="Normal"/>
    <w:next w:val="Normal"/>
    <w:link w:val="SubtitleChar"/>
    <w:uiPriority w:val="11"/>
    <w:qFormat/>
    <w:rsid w:val="00361C35"/>
    <w:pPr>
      <w:numPr>
        <w:ilvl w:val="1"/>
      </w:numPr>
    </w:pPr>
    <w:rPr>
      <w:rFonts w:eastAsiaTheme="majorEastAsia"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61C35"/>
    <w:rPr>
      <w:rFonts w:asciiTheme="majorHAnsi" w:eastAsiaTheme="majorEastAsia" w:hAnsiTheme="majorHAnsi" w:cstheme="majorBidi"/>
      <w:i/>
      <w:iCs/>
      <w:color w:val="5B9BD5" w:themeColor="accent1"/>
      <w:spacing w:val="15"/>
      <w:sz w:val="24"/>
      <w:szCs w:val="24"/>
      <w:lang w:val="vi-VN" w:eastAsia="en-US"/>
    </w:rPr>
  </w:style>
  <w:style w:type="paragraph" w:styleId="NoSpacing">
    <w:name w:val="No Spacing"/>
    <w:uiPriority w:val="1"/>
    <w:qFormat/>
    <w:rsid w:val="00361C35"/>
    <w:pPr>
      <w:spacing w:after="0" w:line="240" w:lineRule="auto"/>
    </w:pPr>
    <w:rPr>
      <w:lang w:val="vi-VN" w:eastAsia="en-US"/>
    </w:rPr>
  </w:style>
  <w:style w:type="paragraph" w:styleId="Quote">
    <w:name w:val="Quote"/>
    <w:basedOn w:val="Normal"/>
    <w:next w:val="Normal"/>
    <w:link w:val="QuoteChar"/>
    <w:uiPriority w:val="29"/>
    <w:qFormat/>
    <w:rsid w:val="00361C35"/>
    <w:rPr>
      <w:i/>
      <w:iCs/>
      <w:color w:val="000000" w:themeColor="text1"/>
    </w:rPr>
  </w:style>
  <w:style w:type="character" w:customStyle="1" w:styleId="QuoteChar">
    <w:name w:val="Quote Char"/>
    <w:basedOn w:val="DefaultParagraphFont"/>
    <w:link w:val="Quote"/>
    <w:uiPriority w:val="29"/>
    <w:rsid w:val="00361C35"/>
    <w:rPr>
      <w:rFonts w:asciiTheme="majorHAnsi" w:hAnsiTheme="majorHAnsi"/>
      <w:i/>
      <w:iCs/>
      <w:color w:val="000000" w:themeColor="text1"/>
      <w:sz w:val="26"/>
      <w:lang w:val="vi-VN" w:eastAsia="en-US"/>
    </w:rPr>
  </w:style>
  <w:style w:type="paragraph" w:styleId="IntenseQuote">
    <w:name w:val="Intense Quote"/>
    <w:basedOn w:val="Normal"/>
    <w:next w:val="Normal"/>
    <w:link w:val="IntenseQuoteChar"/>
    <w:uiPriority w:val="30"/>
    <w:qFormat/>
    <w:rsid w:val="00361C3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361C35"/>
    <w:rPr>
      <w:rFonts w:asciiTheme="majorHAnsi" w:hAnsiTheme="majorHAnsi"/>
      <w:b/>
      <w:bCs/>
      <w:i/>
      <w:iCs/>
      <w:color w:val="5B9BD5" w:themeColor="accent1"/>
      <w:sz w:val="26"/>
      <w:lang w:val="vi-VN" w:eastAsia="en-US"/>
    </w:rPr>
  </w:style>
  <w:style w:type="character" w:styleId="SubtleEmphasis">
    <w:name w:val="Subtle Emphasis"/>
    <w:basedOn w:val="DefaultParagraphFont"/>
    <w:uiPriority w:val="19"/>
    <w:qFormat/>
    <w:rsid w:val="00361C35"/>
    <w:rPr>
      <w:i/>
      <w:iCs/>
      <w:color w:val="808080" w:themeColor="text1" w:themeTint="7F"/>
    </w:rPr>
  </w:style>
  <w:style w:type="character" w:styleId="IntenseEmphasis">
    <w:name w:val="Intense Emphasis"/>
    <w:basedOn w:val="DefaultParagraphFont"/>
    <w:uiPriority w:val="21"/>
    <w:qFormat/>
    <w:rsid w:val="00361C35"/>
    <w:rPr>
      <w:b/>
      <w:bCs/>
      <w:i/>
      <w:iCs/>
      <w:color w:val="5B9BD5" w:themeColor="accent1"/>
    </w:rPr>
  </w:style>
  <w:style w:type="character" w:styleId="SubtleReference">
    <w:name w:val="Subtle Reference"/>
    <w:basedOn w:val="DefaultParagraphFont"/>
    <w:uiPriority w:val="31"/>
    <w:qFormat/>
    <w:rsid w:val="00361C35"/>
    <w:rPr>
      <w:smallCaps/>
      <w:color w:val="ED7D31" w:themeColor="accent2"/>
      <w:u w:val="single"/>
    </w:rPr>
  </w:style>
  <w:style w:type="character" w:styleId="IntenseReference">
    <w:name w:val="Intense Reference"/>
    <w:basedOn w:val="DefaultParagraphFont"/>
    <w:uiPriority w:val="32"/>
    <w:qFormat/>
    <w:rsid w:val="00361C35"/>
    <w:rPr>
      <w:b/>
      <w:bCs/>
      <w:smallCaps/>
      <w:color w:val="ED7D31" w:themeColor="accent2"/>
      <w:spacing w:val="5"/>
      <w:u w:val="single"/>
    </w:rPr>
  </w:style>
  <w:style w:type="character" w:styleId="BookTitle">
    <w:name w:val="Book Title"/>
    <w:basedOn w:val="DefaultParagraphFont"/>
    <w:uiPriority w:val="33"/>
    <w:qFormat/>
    <w:rsid w:val="00361C35"/>
    <w:rPr>
      <w:b/>
      <w:bCs/>
      <w:smallCaps/>
      <w:spacing w:val="5"/>
    </w:rPr>
  </w:style>
  <w:style w:type="paragraph" w:styleId="TOCHeading">
    <w:name w:val="TOC Heading"/>
    <w:basedOn w:val="Heading1"/>
    <w:next w:val="Normal"/>
    <w:uiPriority w:val="39"/>
    <w:unhideWhenUsed/>
    <w:qFormat/>
    <w:rsid w:val="00361C35"/>
    <w:pPr>
      <w:outlineLvl w:val="9"/>
    </w:pPr>
  </w:style>
  <w:style w:type="paragraph" w:customStyle="1" w:styleId="1">
    <w:name w:val="1"/>
    <w:basedOn w:val="Normal"/>
    <w:link w:val="1Char"/>
    <w:autoRedefine/>
    <w:rsid w:val="00361C35"/>
    <w:pPr>
      <w:jc w:val="center"/>
      <w:outlineLvl w:val="0"/>
    </w:pPr>
    <w:rPr>
      <w:rFonts w:ascii="Times New Roman" w:hAnsi="Times New Roman"/>
      <w:b/>
      <w:caps/>
      <w:sz w:val="28"/>
    </w:rPr>
  </w:style>
  <w:style w:type="paragraph" w:styleId="TOC1">
    <w:name w:val="toc 1"/>
    <w:basedOn w:val="Normal"/>
    <w:next w:val="Normal"/>
    <w:autoRedefine/>
    <w:uiPriority w:val="39"/>
    <w:unhideWhenUsed/>
    <w:rsid w:val="00361C35"/>
    <w:pPr>
      <w:spacing w:after="100"/>
    </w:pPr>
  </w:style>
  <w:style w:type="paragraph" w:customStyle="1" w:styleId="12">
    <w:name w:val="1.2"/>
    <w:basedOn w:val="1"/>
    <w:next w:val="1"/>
    <w:link w:val="12Char"/>
    <w:autoRedefine/>
    <w:rsid w:val="00361C35"/>
    <w:pPr>
      <w:numPr>
        <w:ilvl w:val="1"/>
        <w:numId w:val="24"/>
      </w:numPr>
      <w:jc w:val="left"/>
      <w:outlineLvl w:val="1"/>
    </w:pPr>
    <w:rPr>
      <w:sz w:val="26"/>
    </w:rPr>
  </w:style>
  <w:style w:type="character" w:customStyle="1" w:styleId="1Char">
    <w:name w:val="1 Char"/>
    <w:basedOn w:val="DefaultParagraphFont"/>
    <w:link w:val="1"/>
    <w:rsid w:val="00361C35"/>
    <w:rPr>
      <w:rFonts w:ascii="Times New Roman" w:hAnsi="Times New Roman"/>
      <w:b/>
      <w:caps/>
      <w:sz w:val="28"/>
      <w:lang w:val="vi-VN" w:eastAsia="en-US"/>
    </w:rPr>
  </w:style>
  <w:style w:type="paragraph" w:customStyle="1" w:styleId="123">
    <w:name w:val="1.2.3"/>
    <w:basedOn w:val="12"/>
    <w:link w:val="123Char"/>
    <w:autoRedefine/>
    <w:rsid w:val="00361C35"/>
    <w:pPr>
      <w:numPr>
        <w:ilvl w:val="2"/>
        <w:numId w:val="7"/>
      </w:numPr>
      <w:ind w:left="851" w:hanging="788"/>
    </w:pPr>
    <w:rPr>
      <w:caps w:val="0"/>
    </w:rPr>
  </w:style>
  <w:style w:type="character" w:customStyle="1" w:styleId="12Char">
    <w:name w:val="1.2 Char"/>
    <w:basedOn w:val="1Char"/>
    <w:link w:val="12"/>
    <w:rsid w:val="00361C35"/>
    <w:rPr>
      <w:rFonts w:ascii="Times New Roman" w:hAnsi="Times New Roman"/>
      <w:b/>
      <w:caps/>
      <w:sz w:val="26"/>
      <w:lang w:val="vi-VN" w:eastAsia="en-US"/>
    </w:rPr>
  </w:style>
  <w:style w:type="paragraph" w:customStyle="1" w:styleId="1234">
    <w:name w:val="1.2.3.4"/>
    <w:basedOn w:val="Normal"/>
    <w:link w:val="1234Char"/>
    <w:autoRedefine/>
    <w:rsid w:val="00361C35"/>
    <w:pPr>
      <w:numPr>
        <w:ilvl w:val="3"/>
        <w:numId w:val="12"/>
      </w:numPr>
      <w:ind w:left="1134" w:hanging="991"/>
      <w:outlineLvl w:val="3"/>
    </w:pPr>
    <w:rPr>
      <w:rFonts w:ascii="Times New Roman" w:hAnsi="Times New Roman"/>
      <w:b/>
      <w:i/>
    </w:rPr>
  </w:style>
  <w:style w:type="character" w:customStyle="1" w:styleId="123Char">
    <w:name w:val="1.2.3 Char"/>
    <w:basedOn w:val="12Char"/>
    <w:link w:val="123"/>
    <w:rsid w:val="00361C35"/>
    <w:rPr>
      <w:rFonts w:ascii="Times New Roman" w:hAnsi="Times New Roman"/>
      <w:b/>
      <w:caps w:val="0"/>
      <w:sz w:val="26"/>
      <w:lang w:val="vi-VN" w:eastAsia="en-US"/>
    </w:rPr>
  </w:style>
  <w:style w:type="character" w:customStyle="1" w:styleId="1234Char">
    <w:name w:val="1.2.3.4 Char"/>
    <w:basedOn w:val="DefaultParagraphFont"/>
    <w:link w:val="1234"/>
    <w:rsid w:val="00361C35"/>
    <w:rPr>
      <w:rFonts w:ascii="Times New Roman" w:hAnsi="Times New Roman"/>
      <w:b/>
      <w:i/>
      <w:sz w:val="26"/>
      <w:lang w:val="vi-VN" w:eastAsia="en-US"/>
    </w:rPr>
  </w:style>
  <w:style w:type="paragraph" w:styleId="TOC2">
    <w:name w:val="toc 2"/>
    <w:basedOn w:val="Normal"/>
    <w:next w:val="Normal"/>
    <w:autoRedefine/>
    <w:uiPriority w:val="39"/>
    <w:unhideWhenUsed/>
    <w:rsid w:val="00361C35"/>
    <w:pPr>
      <w:spacing w:after="100"/>
      <w:ind w:left="220"/>
    </w:pPr>
  </w:style>
  <w:style w:type="paragraph" w:styleId="TOC3">
    <w:name w:val="toc 3"/>
    <w:basedOn w:val="Normal"/>
    <w:next w:val="Normal"/>
    <w:autoRedefine/>
    <w:uiPriority w:val="39"/>
    <w:unhideWhenUsed/>
    <w:rsid w:val="00361C35"/>
    <w:pPr>
      <w:spacing w:after="100"/>
      <w:ind w:left="440"/>
    </w:pPr>
  </w:style>
  <w:style w:type="paragraph" w:styleId="TOC4">
    <w:name w:val="toc 4"/>
    <w:basedOn w:val="Normal"/>
    <w:next w:val="Normal"/>
    <w:autoRedefine/>
    <w:uiPriority w:val="39"/>
    <w:unhideWhenUsed/>
    <w:rsid w:val="00361C35"/>
    <w:pPr>
      <w:spacing w:after="100"/>
      <w:ind w:left="780"/>
    </w:pPr>
  </w:style>
  <w:style w:type="numbering" w:customStyle="1" w:styleId="Style1">
    <w:name w:val="Style1"/>
    <w:uiPriority w:val="99"/>
    <w:rsid w:val="00361C35"/>
    <w:pPr>
      <w:numPr>
        <w:numId w:val="16"/>
      </w:numPr>
    </w:pPr>
  </w:style>
  <w:style w:type="paragraph" w:styleId="Header">
    <w:name w:val="header"/>
    <w:basedOn w:val="Normal"/>
    <w:link w:val="HeaderChar"/>
    <w:uiPriority w:val="99"/>
    <w:unhideWhenUsed/>
    <w:rsid w:val="00361C3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361C35"/>
    <w:rPr>
      <w:rFonts w:asciiTheme="majorHAnsi" w:hAnsiTheme="majorHAnsi"/>
      <w:sz w:val="26"/>
      <w:lang w:val="vi-VN" w:eastAsia="en-US"/>
    </w:rPr>
  </w:style>
  <w:style w:type="paragraph" w:styleId="Footer">
    <w:name w:val="footer"/>
    <w:basedOn w:val="Normal"/>
    <w:link w:val="FooterChar"/>
    <w:uiPriority w:val="99"/>
    <w:unhideWhenUsed/>
    <w:rsid w:val="00361C3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361C35"/>
    <w:rPr>
      <w:rFonts w:asciiTheme="majorHAnsi" w:hAnsiTheme="majorHAnsi"/>
      <w:sz w:val="26"/>
      <w:lang w:val="vi-VN" w:eastAsia="en-US"/>
    </w:rPr>
  </w:style>
  <w:style w:type="paragraph" w:customStyle="1" w:styleId="Normal1">
    <w:name w:val="Normal1"/>
    <w:basedOn w:val="Normal"/>
    <w:rsid w:val="00361C35"/>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BalloonText">
    <w:name w:val="Balloon Text"/>
    <w:basedOn w:val="Normal"/>
    <w:link w:val="BalloonTextChar"/>
    <w:uiPriority w:val="99"/>
    <w:semiHidden/>
    <w:unhideWhenUsed/>
    <w:rsid w:val="00361C3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C35"/>
    <w:rPr>
      <w:rFonts w:ascii="Segoe UI" w:hAnsi="Segoe UI" w:cs="Segoe UI"/>
      <w:sz w:val="18"/>
      <w:szCs w:val="18"/>
      <w:lang w:val="vi-VN" w:eastAsia="en-US"/>
    </w:rPr>
  </w:style>
  <w:style w:type="paragraph" w:styleId="TableofFigures">
    <w:name w:val="table of figures"/>
    <w:basedOn w:val="Normal"/>
    <w:next w:val="Normal"/>
    <w:uiPriority w:val="99"/>
    <w:unhideWhenUsed/>
    <w:rsid w:val="00361C35"/>
  </w:style>
  <w:style w:type="character" w:styleId="CommentReference">
    <w:name w:val="annotation reference"/>
    <w:basedOn w:val="DefaultParagraphFont"/>
    <w:uiPriority w:val="99"/>
    <w:semiHidden/>
    <w:unhideWhenUsed/>
    <w:rsid w:val="00CE164F"/>
    <w:rPr>
      <w:sz w:val="16"/>
      <w:szCs w:val="16"/>
    </w:rPr>
  </w:style>
  <w:style w:type="paragraph" w:styleId="CommentText">
    <w:name w:val="annotation text"/>
    <w:basedOn w:val="Normal"/>
    <w:link w:val="CommentTextChar"/>
    <w:uiPriority w:val="99"/>
    <w:semiHidden/>
    <w:unhideWhenUsed/>
    <w:rsid w:val="00CE164F"/>
    <w:pPr>
      <w:spacing w:line="240" w:lineRule="auto"/>
    </w:pPr>
    <w:rPr>
      <w:sz w:val="20"/>
      <w:szCs w:val="20"/>
    </w:rPr>
  </w:style>
  <w:style w:type="character" w:customStyle="1" w:styleId="CommentTextChar">
    <w:name w:val="Comment Text Char"/>
    <w:basedOn w:val="DefaultParagraphFont"/>
    <w:link w:val="CommentText"/>
    <w:uiPriority w:val="99"/>
    <w:semiHidden/>
    <w:rsid w:val="00CE164F"/>
    <w:rPr>
      <w:rFonts w:asciiTheme="majorHAnsi" w:hAnsiTheme="majorHAnsi"/>
      <w:sz w:val="20"/>
      <w:szCs w:val="20"/>
      <w:lang w:val="vi-VN" w:eastAsia="en-US"/>
    </w:rPr>
  </w:style>
  <w:style w:type="paragraph" w:styleId="CommentSubject">
    <w:name w:val="annotation subject"/>
    <w:basedOn w:val="CommentText"/>
    <w:next w:val="CommentText"/>
    <w:link w:val="CommentSubjectChar"/>
    <w:uiPriority w:val="99"/>
    <w:semiHidden/>
    <w:unhideWhenUsed/>
    <w:rsid w:val="00CE164F"/>
    <w:rPr>
      <w:b/>
      <w:bCs/>
    </w:rPr>
  </w:style>
  <w:style w:type="character" w:customStyle="1" w:styleId="CommentSubjectChar">
    <w:name w:val="Comment Subject Char"/>
    <w:basedOn w:val="CommentTextChar"/>
    <w:link w:val="CommentSubject"/>
    <w:uiPriority w:val="99"/>
    <w:semiHidden/>
    <w:rsid w:val="00CE164F"/>
    <w:rPr>
      <w:rFonts w:asciiTheme="majorHAnsi" w:hAnsiTheme="majorHAnsi"/>
      <w:b/>
      <w:bCs/>
      <w:sz w:val="20"/>
      <w:szCs w:val="20"/>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55541">
      <w:bodyDiv w:val="1"/>
      <w:marLeft w:val="0"/>
      <w:marRight w:val="0"/>
      <w:marTop w:val="0"/>
      <w:marBottom w:val="0"/>
      <w:divBdr>
        <w:top w:val="none" w:sz="0" w:space="0" w:color="auto"/>
        <w:left w:val="none" w:sz="0" w:space="0" w:color="auto"/>
        <w:bottom w:val="none" w:sz="0" w:space="0" w:color="auto"/>
        <w:right w:val="none" w:sz="0" w:space="0" w:color="auto"/>
      </w:divBdr>
    </w:div>
    <w:div w:id="584850113">
      <w:bodyDiv w:val="1"/>
      <w:marLeft w:val="0"/>
      <w:marRight w:val="0"/>
      <w:marTop w:val="0"/>
      <w:marBottom w:val="0"/>
      <w:divBdr>
        <w:top w:val="none" w:sz="0" w:space="0" w:color="auto"/>
        <w:left w:val="none" w:sz="0" w:space="0" w:color="auto"/>
        <w:bottom w:val="none" w:sz="0" w:space="0" w:color="auto"/>
        <w:right w:val="none" w:sz="0" w:space="0" w:color="auto"/>
      </w:divBdr>
    </w:div>
    <w:div w:id="179694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hyperlink" Target="file:///C:\Users\Dell\Downloads\BC.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794F5-F34E-42F6-9A13-EC347E73D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48</Pages>
  <Words>8741</Words>
  <Characters>49827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thạnh</dc:creator>
  <cp:lastModifiedBy>nguyễn thạnh</cp:lastModifiedBy>
  <cp:revision>3</cp:revision>
  <dcterms:created xsi:type="dcterms:W3CDTF">2017-04-03T04:40:00Z</dcterms:created>
  <dcterms:modified xsi:type="dcterms:W3CDTF">2017-04-03T04:50:00Z</dcterms:modified>
</cp:coreProperties>
</file>